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p14">
  <w:body>
    <w:p ns2:paraId="5A8C319B" ns2:textId="77777777" w:rsidR="00381E82" w:rsidRDefault="0070692E">
      <w:pPr>
        <w:jc w:val="center"/>
        <w:rPr>
          <w:lang w:eastAsia="zh-CN"/>
        </w:rPr>
      </w:pPr>
      <w:r>
        <w:rPr>
          <w:b/>
          <w:sz w:val="32"/>
          <w:lang w:eastAsia="zh-CN"/>
        </w:rPr>
        <w:t>关于本申请《一种基于热惯性模型的超稳晶振动态温度补偿方法》中涉及的公式</w:t>
      </w:r>
      <w:r>
        <w:rPr>
          <w:b/>
          <w:sz w:val="32"/>
          <w:lang w:eastAsia="zh-CN"/>
        </w:rPr>
        <w:t>/</w:t>
      </w:r>
      <w:r>
        <w:rPr>
          <w:b/>
          <w:sz w:val="32"/>
          <w:lang w:eastAsia="zh-CN"/>
        </w:rPr>
        <w:t>算法的说明</w:t>
      </w:r>
    </w:p>
    <w:p ns2:paraId="4F57FD18" ns2:textId="77777777" w:rsidR="00381E82" w:rsidRDefault="0070692E">
      <w:pPr>
        <w:rPr>
          <w:lang w:eastAsia="zh-CN"/>
        </w:rPr>
      </w:pPr>
      <w:r>
        <w:rPr>
          <w:lang w:eastAsia="zh-CN"/>
        </w:rPr>
        <w:t>一、关于本申请中涉及的公式：</w:t>
      </w:r>
    </w:p>
    <w:p ns2:paraId="7D95703C" ns2:textId="763BE140" w:rsidR="00381E82" w:rsidRDefault="0070692E" w:rsidP="008375AF">
      <w:pPr>
        <w:jc w:val="both"/>
        <w:rPr>
          <w:lang w:eastAsia="zh-CN"/>
        </w:rPr>
      </w:pPr>
      <w:r>
        <w:t>本申请说明书中，公式（</w:t>
      </w:r>
      <w:r>
        <w:t>1</w:t>
      </w:r>
      <w:r>
        <w:t>）的来源是：</w:t>
      </w:r>
      <w:r>
        <w:t xml:space="preserve">Mark A. Haney </w:t>
      </w:r>
      <w:proofErr w:type="spellStart"/>
      <w:r>
        <w:t>的学位论文《</w:t>
      </w:r>
      <w:r>
        <w:t>Design</w:t>
      </w:r>
      <w:proofErr w:type="spellEnd"/>
      <w:r>
        <w:t xml:space="preserve"> Technique for Analog Temperature Compensation of Crystal Oscillators</w:t>
      </w:r>
      <w:r>
        <w:t>》（</w:t>
      </w:r>
      <w:r>
        <w:t>Virginia Tech</w:t>
      </w:r>
      <w:r>
        <w:t>，</w:t>
      </w:r>
      <w:r>
        <w:t>2001</w:t>
      </w:r>
      <w:r>
        <w:t>）在</w:t>
      </w:r>
      <w:r>
        <w:t xml:space="preserve">“Frequency-Temperature </w:t>
      </w:r>
      <w:proofErr w:type="spellStart"/>
      <w:r>
        <w:t>Characteristics”</w:t>
      </w:r>
      <w:r>
        <w:t>部分指出，晶体的频率</w:t>
      </w:r>
      <w:r>
        <w:t>-</w:t>
      </w:r>
      <w:r>
        <w:t>温度特性可以通过温箱中测得若干温度点后，对数据进行</w:t>
      </w:r>
      <w:proofErr w:type="spellEnd"/>
      <w:r>
        <w:t xml:space="preserve"> cubic function curve-fitting </w:t>
      </w:r>
      <w:proofErr w:type="spellStart"/>
      <w:r>
        <w:t>得到；</w:t>
      </w:r>
      <w:r>
        <w:t>Wang</w:t>
      </w:r>
      <w:proofErr w:type="spellEnd"/>
      <w:r>
        <w:t xml:space="preserve"> X. </w:t>
      </w:r>
      <w:proofErr w:type="spellStart"/>
      <w:r>
        <w:t>等论文《</w:t>
      </w:r>
      <w:r>
        <w:t>A</w:t>
      </w:r>
      <w:proofErr w:type="spellEnd"/>
      <w:r>
        <w:t xml:space="preserve"> Method to Increase the Frequency Stability of a TCXO by Compensating Thermal Hysteresis</w:t>
      </w:r>
      <w:r>
        <w:t>》（</w:t>
      </w:r>
      <w:r>
        <w:t>Sensors</w:t>
      </w:r>
      <w:r>
        <w:t>，</w:t>
      </w:r>
      <w:r>
        <w:t>2020</w:t>
      </w:r>
      <w:r>
        <w:t>）进一步指出，</w:t>
      </w:r>
      <w:r>
        <w:t xml:space="preserve">AT-cut </w:t>
      </w:r>
      <w:proofErr w:type="spellStart"/>
      <w:r>
        <w:t>晶体振荡器的输出频率随温度变化呈</w:t>
      </w:r>
      <w:proofErr w:type="spellEnd"/>
      <w:r>
        <w:t xml:space="preserve"> approximate cubic curve</w:t>
      </w:r>
      <w:r>
        <w:t>。</w:t>
      </w:r>
      <w:r>
        <w:rPr>
          <w:lang w:eastAsia="zh-CN"/>
        </w:rPr>
        <w:t>基</w:t>
      </w:r>
      <w:r>
        <w:rPr>
          <w:lang w:eastAsia="zh-CN"/>
        </w:rPr>
        <w:t>于上述论文所述石英晶体振荡器频率</w:t>
      </w:r>
      <w:r>
        <w:rPr>
          <w:lang w:eastAsia="zh-CN"/>
        </w:rPr>
        <w:t>-</w:t>
      </w:r>
      <w:r>
        <w:rPr>
          <w:lang w:eastAsia="zh-CN"/>
        </w:rPr>
        <w:t>温度曲线的三次近似特征，本申请</w:t>
      </w:r>
      <w:ins w:id="0" w:author="Microsoft 帐户" w:date="2026-03-14T08:03:00Z">
        <w:r w:rsidR="006E288B">
          <w:rPr>
            <w:lang w:eastAsia="zh-CN"/>
          </w:rPr>
          <w:t>基于上述论文经验进一步推理</w:t>
        </w:r>
      </w:ins>
      <w:r>
        <w:rPr>
          <w:lang w:eastAsia="zh-CN"/>
        </w:rPr>
        <w:t>将超稳晶振静态温度频偏</w:t>
      </w:r>
      <w:r>
        <w:rPr>
          <w:lang w:eastAsia="zh-CN"/>
        </w:rPr>
        <w:t>写成</w:t>
      </w:r>
      <w:r>
        <w:rPr>
          <w:lang w:eastAsia="zh-CN"/>
        </w:rPr>
        <w:t>相对参考温度的三阶多项式表达：</w:t>
      </w:r>
    </w:p>
    <w:p ns2:paraId="68FFAAED" ns2:textId="12494D0C" w:rsidR="00381E82" w:rsidRPr="008375AF" w:rsidRDefault="00972F2C" w:rsidP="008375AF">
      <w:pPr>
        <w:spacing w:line="360" w:lineRule="auto"/>
        <w:ind w:firstLineChars="200" w:firstLine="480"/>
        <w:jc w:val="right"/>
        <w:rPr>
          <w:rFonts w:ascii="Cambria Math" w:eastAsia="宋体" w:hAnsi="Cambria Math" w:hint="eastAsia"/>
          <w:lang w:eastAsia="zh-CN"/>
          <w:oMath/>
        </w:rPr>
      </w:pPr>
      <ns3:oMath>
        <ns3:r>
          <w:rPr>
            <w:rFonts w:ascii="Cambria Math" w:hAnsi="Cambria Math"/>
          </w:rPr>
          <ns3:t>x</ns3:t>
        </ns3:r>
        <ns3:d>
          <ns3:dPr>
            <ns3:ctrlPr>
              <w:rPr>
                <w:rFonts w:ascii="Cambria Math" w:hAnsi="Cambria Math"/>
                <w:i/>
                <w:iCs/>
              </w:rPr>
            </ns3:ctrlPr>
          </ns3:dPr>
          <ns3:e>
            <ns3:r>
              <w:rPr>
                <w:rFonts w:ascii="Cambria Math" w:hAnsi="Cambria Math"/>
              </w:rPr>
              <ns3:t>t</ns3:t>
            </ns3:r>
          </ns3:e>
        </ns3:d>
        <ns3:r>
          <w:rPr>
            <w:rFonts w:ascii="Cambria Math" w:hAnsi="Cambria Math"/>
          </w:rPr>
          <ns3:t>=α</ns3:t>
        </ns3:r>
        <ns3:r>
          <w:rPr>
            <w:rFonts w:ascii="Cambria Math" w:hAnsi="Cambria Math" w:hint="eastAsia"/>
          </w:rPr>
          <ns3:t>Δ</ns3:t>
        </ns3:r>
        <ns3:r>
          <w:rPr>
            <w:rFonts w:ascii="Cambria Math" w:hAnsi="Cambria Math"/>
          </w:rPr>
          <ns3:t>T</ns3:t>
        </ns3:r>
        <ns3:d>
          <ns3:dPr>
            <ns3:ctrlPr>
              <w:rPr>
                <w:rFonts w:ascii="Cambria Math" w:hAnsi="Cambria Math"/>
                <w:i/>
                <w:iCs/>
              </w:rPr>
            </ns3:ctrlPr>
          </ns3:dPr>
          <ns3:e>
            <ns3:r>
              <w:rPr>
                <w:rFonts w:ascii="Cambria Math" w:hAnsi="Cambria Math"/>
              </w:rPr>
              <ns3:t>t</ns3:t>
            </ns3:r>
          </ns3:e>
        </ns3:d>
        <ns3:r>
          <w:rPr>
            <w:rFonts w:ascii="Cambria Math" w:hAnsi="Cambria Math"/>
          </w:rPr>
          <ns3:t>+</ns3:t>
        </ns3:r>
        <ns3:f>
          <ns3:fPr>
            <ns3:ctrlPr>
              <w:rPr>
                <w:rFonts w:ascii="Cambria Math" w:hAnsi="Cambria Math"/>
                <w:i/>
                <w:iCs/>
              </w:rPr>
            </ns3:ctrlPr>
          </ns3:fPr>
          <ns3:num>
            <ns3:r>
              <w:rPr>
                <w:rFonts w:ascii="Cambria Math" w:hAnsi="Cambria Math"/>
              </w:rPr>
              <ns3:t>1</ns3:t>
            </ns3:r>
          </ns3:num>
          <ns3:den>
            <ns3:r>
              <w:rPr>
                <w:rFonts w:ascii="Cambria Math" w:hAnsi="Cambria Math"/>
              </w:rPr>
              <ns3:t>2</ns3:t>
            </ns3:r>
          </ns3:den>
        </ns3:f>
        <ns3:r>
          <w:rPr>
            <w:rFonts w:ascii="Cambria Math" w:hAnsi="Cambria Math"/>
          </w:rPr>
          <ns3:t>β</ns3:t>
        </ns3:r>
        <ns3:r>
          <w:rPr>
            <w:rFonts w:ascii="Cambria Math" w:hAnsi="Cambria Math" w:hint="eastAsia"/>
          </w:rPr>
          <ns3:t>Δ</ns3:t>
        </ns3:r>
        <ns3:sSup>
          <ns3:sSupPr>
            <ns3:ctrlPr>
              <w:rPr>
                <w:rFonts w:ascii="Cambria Math" w:hAnsi="Cambria Math"/>
                <w:i/>
                <w:iCs/>
              </w:rPr>
            </ns3:ctrlPr>
          </ns3:sSupPr>
          <ns3:e>
            <ns3:r>
              <w:rPr>
                <w:rFonts w:ascii="Cambria Math" w:hAnsi="Cambria Math"/>
              </w:rPr>
              <ns3:t>T</ns3:t>
            </ns3:r>
          </ns3:e>
          <ns3:sup>
            <ns3:r>
              <w:rPr>
                <w:rFonts w:ascii="Cambria Math" w:hAnsi="Cambria Math"/>
              </w:rPr>
              <ns3:t>2</ns3:t>
            </ns3:r>
          </ns3:sup>
        </ns3:sSup>
        <ns3:d>
          <ns3:dPr>
            <ns3:ctrlPr>
              <w:rPr>
                <w:rFonts w:ascii="Cambria Math" w:hAnsi="Cambria Math"/>
                <w:i/>
                <w:iCs/>
              </w:rPr>
            </ns3:ctrlPr>
          </ns3:dPr>
          <ns3:e>
            <ns3:r>
              <w:rPr>
                <w:rFonts w:ascii="Cambria Math" w:hAnsi="Cambria Math"/>
              </w:rPr>
              <ns3:t>t</ns3:t>
            </ns3:r>
          </ns3:e>
        </ns3:d>
        <ns3:r>
          <w:rPr>
            <w:rFonts w:ascii="Cambria Math" w:hAnsi="Cambria Math"/>
          </w:rPr>
          <ns3:t>+</ns3:t>
        </ns3:r>
        <ns3:f>
          <ns3:fPr>
            <ns3:ctrlPr>
              <w:rPr>
                <w:rFonts w:ascii="Cambria Math" w:hAnsi="Cambria Math"/>
                <w:i/>
                <w:iCs/>
              </w:rPr>
            </ns3:ctrlPr>
          </ns3:fPr>
          <ns3:num>
            <ns3:r>
              <w:rPr>
                <w:rFonts w:ascii="Cambria Math" w:hAnsi="Cambria Math"/>
              </w:rPr>
              <ns3:t>1</ns3:t>
            </ns3:r>
          </ns3:num>
          <ns3:den>
            <ns3:r>
              <w:rPr>
                <w:rFonts w:ascii="Cambria Math" w:hAnsi="Cambria Math"/>
              </w:rPr>
              <ns3:t>6</ns3:t>
            </ns3:r>
          </ns3:den>
        </ns3:f>
        <ns3:r>
          <w:rPr>
            <w:rFonts w:ascii="Cambria Math" w:hAnsi="Cambria Math"/>
          </w:rPr>
          <ns3:t>γ</ns3:t>
        </ns3:r>
        <ns3:r>
          <w:rPr>
            <w:rFonts w:ascii="Cambria Math" w:hAnsi="Cambria Math" w:hint="eastAsia"/>
          </w:rPr>
          <ns3:t>Δ</ns3:t>
        </ns3:r>
        <ns3:sSup>
          <ns3:sSupPr>
            <ns3:ctrlPr>
              <w:rPr>
                <w:rFonts w:ascii="Cambria Math" w:hAnsi="Cambria Math"/>
                <w:i/>
                <w:iCs/>
              </w:rPr>
            </ns3:ctrlPr>
          </ns3:sSupPr>
          <ns3:e>
            <ns3:r>
              <w:rPr>
                <w:rFonts w:ascii="Cambria Math" w:hAnsi="Cambria Math"/>
              </w:rPr>
              <ns3:t>T</ns3:t>
            </ns3:r>
          </ns3:e>
          <ns3:sup>
            <ns3:r>
              <w:rPr>
                <w:rFonts w:ascii="Cambria Math" w:hAnsi="Cambria Math"/>
              </w:rPr>
              <ns3:t>3</ns3:t>
            </ns3:r>
          </ns3:sup>
        </ns3:sSup>
        <ns3:d>
          <ns3:dPr>
            <ns3:ctrlPr>
              <w:rPr>
                <w:rFonts w:ascii="Cambria Math" w:hAnsi="Cambria Math"/>
                <w:i/>
                <w:iCs/>
              </w:rPr>
            </ns3:ctrlPr>
          </ns3:dPr>
          <ns3:e>
            <ns3:r>
              <w:rPr>
                <w:rFonts w:ascii="Cambria Math" w:hAnsi="Cambria Math"/>
              </w:rPr>
              <ns3:t>t</ns3:t>
            </ns3:r>
          </ns3:e>
        </ns3:d>
      </ns3:oMath>
      <w:r w:rsidR="008375AF" w:rsidRPr="007161A6">
        <w:rPr>
          <w:rFonts w:hint="eastAsia"/>
          <w:iCs/>
        </w:rPr>
        <w:t xml:space="preserve">    </w:t>
      </w:r>
      <w:r w:rsidR="008375AF">
        <w:rPr>
          <w:rFonts w:hint="eastAsia"/>
        </w:rPr>
        <w:t xml:space="preserve">        </w:t>
      </w:r>
      <w:r>
        <w:rPr>
          <w:rFonts w:eastAsia="宋体" w:hint="eastAsia"/>
          <w:lang w:eastAsia="zh-CN"/>
        </w:rPr>
        <w:t xml:space="preserve">    </w:t>
      </w:r>
      <w:r w:rsidR="008375AF">
        <w:rPr>
          <w:rFonts w:hint="eastAsia"/>
        </w:rPr>
        <w:t xml:space="preserve">   </w:t>
      </w:r>
      <w:r w:rsidR="008375AF">
        <w:rPr>
          <w:rFonts w:eastAsia="宋体" w:hint="eastAsia"/>
          <w:lang w:eastAsia="zh-CN"/>
        </w:rPr>
        <w:t xml:space="preserve">       </w:t>
      </w:r>
      <w:r w:rsidR="008375AF">
        <w:rPr>
          <w:rFonts w:hint="eastAsia"/>
        </w:rPr>
        <w:t xml:space="preserve">      </w:t>
      </w:r>
      <w:r w:rsidR="008375AF" w:rsidRPr="00A342FF">
        <w:t>(1)</w:t>
      </w:r>
    </w:p>
    <w:p ns2:paraId="334D2D20" ns2:textId="685C8A13" w:rsidR="00381E82" w:rsidRPr="008375AF" w:rsidRDefault="0070692E">
      <w:pPr>
        <w:rPr>
          <w:rFonts w:eastAsia="宋体" w:hint="eastAsia"/>
          <w:i/>
          <w:lang w:eastAsia="zh-CN"/>
        </w:rPr>
      </w:pPr>
      <w:r>
        <w:rPr>
          <w:lang w:eastAsia="zh-CN"/>
        </w:rPr>
        <w:t>其中，</w:t>
      </w:r>
      <ns3:oMath>
        <ns3:r>
          <w:rPr>
            <w:rFonts w:ascii="Cambria Math" w:hAnsi="Cambria Math" w:hint="eastAsia"/>
            <w:lang w:eastAsia="zh-CN"/>
          </w:rPr>
          <ns3:t>Δ</ns3:t>
        </ns3:r>
        <ns3:r>
          <w:rPr>
            <w:rFonts w:ascii="Cambria Math" w:hAnsi="Cambria Math"/>
            <w:lang w:eastAsia="zh-CN"/>
          </w:rPr>
          <ns3:t>T</ns3:t>
        </ns3:r>
        <ns3:d>
          <ns3:dPr>
            <ns3:ctrlPr>
              <w:rPr>
                <w:rFonts w:ascii="Cambria Math" w:hAnsi="Cambria Math"/>
                <w:i/>
                <w:iCs/>
              </w:rPr>
            </ns3:ctrlPr>
          </ns3:dPr>
          <ns3:e>
            <ns3:r>
              <w:rPr>
                <w:rFonts w:ascii="Cambria Math" w:hAnsi="Cambria Math"/>
                <w:lang w:eastAsia="zh-CN"/>
              </w:rPr>
              <ns3:t>t</ns3:t>
            </ns3:r>
          </ns3:e>
        </ns3:d>
        <ns3:r>
          <w:rPr>
            <w:rFonts w:ascii="Cambria Math" w:hAnsi="Cambria Math"/>
            <w:lang w:eastAsia="zh-CN"/>
          </w:rPr>
          <ns3:t>=</ns3:t>
        </ns3:r>
        <ns3:r>
          <w:rPr>
            <w:rFonts w:ascii="Cambria Math" w:eastAsia="宋体" w:hAnsi="Cambria Math"/>
            <w:lang w:eastAsia="zh-CN"/>
          </w:rPr>
          <ns3:t>T</ns3:t>
        </ns3:r>
        <ns3:r>
          <w:rPr>
            <w:rFonts w:ascii="Cambria Math" w:eastAsia="宋体" w:hAnsi="Cambria Math"/>
            <w:lang w:eastAsia="zh-CN"/>
          </w:rPr>
          <ns3:t>(</ns3:t>
        </ns3:r>
        <ns3:r>
          <w:rPr>
            <w:rFonts w:ascii="Cambria Math" w:eastAsia="宋体" w:hAnsi="Cambria Math" w:hint="eastAsia"/>
            <w:lang w:eastAsia="zh-CN"/>
          </w:rPr>
          <ns3:t>t</ns3:t>
        </ns3:r>
        <ns3:r>
          <w:rPr>
            <w:rFonts w:ascii="Cambria Math" w:eastAsia="宋体" w:hAnsi="Cambria Math"/>
            <w:lang w:eastAsia="zh-CN"/>
          </w:rPr>
          <ns3:t>)-</ns3:t>
        </ns3:r>
        <ns3:sSub>
          <ns3:sSubPr>
            <ns3:ctrlPr>
              <w:rPr>
                <w:rFonts w:ascii="Cambria Math" w:eastAsia="宋体" w:hAnsi="Cambria Math"/>
                <w:i/>
                <w:iCs/>
                <w:lang w:eastAsia="zh-CN"/>
              </w:rPr>
            </ns3:ctrlPr>
          </ns3:sSubPr>
          <ns3:e>
            <ns3:r>
              <w:rPr>
                <w:rFonts w:ascii="Cambria Math" w:eastAsia="宋体" w:hAnsi="Cambria Math"/>
                <w:lang w:eastAsia="zh-CN"/>
              </w:rPr>
              <ns3:t>T</ns3:t>
            </ns3:r>
          </ns3:e>
          <ns3:sub>
            <ns3:r>
              <w:rPr>
                <w:rFonts w:ascii="Cambria Math" w:eastAsia="宋体" w:hAnsi="Cambria Math"/>
                <w:lang w:eastAsia="zh-CN"/>
              </w:rPr>
              <ns3:t>0</ns3:t>
            </ns3:r>
          </ns3:sub>
        </ns3:sSub>
      </ns3:oMath>
    </w:p>
    <w:p ns2:paraId="32C8F519" ns2:textId="7162DA5B" w:rsidR="00381E82" w:rsidRDefault="0070692E" w:rsidP="008375AF">
      <w:pPr>
        <w:jc w:val="both"/>
        <w:rPr>
          <w:lang w:eastAsia="zh-CN"/>
        </w:rPr>
      </w:pPr>
      <w:r>
        <w:rPr>
          <w:lang w:eastAsia="zh-CN"/>
        </w:rPr>
        <w:t>该公式（</w:t>
      </w:r>
      <w:r>
        <w:rPr>
          <w:lang w:eastAsia="zh-CN"/>
        </w:rPr>
        <w:t>1</w:t>
      </w:r>
      <w:r>
        <w:rPr>
          <w:lang w:eastAsia="zh-CN"/>
        </w:rPr>
        <w:t>）左右两边的物理量纲均为频率偏差量，</w:t>
      </w:r>
      <w:del w:id="1" w:author="Microsoft 帐户" w:date="2026-03-14T08:04:00Z">
        <w:r w:rsidDel="006E6C25">
          <w:rPr>
            <w:rFonts w:ascii="宋体" w:eastAsia="宋体" w:hAnsi="宋体" w:hint="eastAsia"/>
            <w:lang w:eastAsia="zh-CN"/>
          </w:rPr>
          <w:delText>符合常理</w:delText>
        </w:r>
      </w:del>
      <w:ins w:id="2" w:author="Microsoft 帐户" w:date="2026-03-14T08:04:00Z">
        <w:r w:rsidR="006E6C25">
          <w:rPr>
            <w:rFonts w:ascii="宋体" w:eastAsia="宋体" w:hAnsi="宋体" w:hint="eastAsia"/>
            <w:lang w:eastAsia="zh-CN"/>
          </w:rPr>
          <w:t>对量纲变化具有鲁棒性</w:t>
        </w:r>
        <w:r w:rsidR="00DD74D6">
          <w:rPr>
            <w:rFonts w:eastAsia="宋体"/>
            <w:lang w:eastAsia="zh-CN"/>
          </w:rPr>
          <w:t>：（</w:t>
        </w:r>
        <w:r w:rsidR="00DD74D6">
          <w:rPr>
            <w:rFonts w:eastAsia="宋体" w:hint="eastAsia"/>
            <w:lang w:eastAsia="zh-CN"/>
          </w:rPr>
          <w:t>1</w:t>
        </w:r>
        <w:r w:rsidR="00DD74D6">
          <w:rPr>
            <w:rFonts w:eastAsia="宋体"/>
            <w:lang w:eastAsia="zh-CN"/>
          </w:rPr>
          <w:t>）</w:t>
        </w:r>
      </w:ins>
      <w:del w:id="3" w:author="Microsoft 帐户" w:date="2026-03-14T08:04:00Z">
        <w:r w:rsidDel="00DD74D6">
          <w:rPr>
            <w:lang w:eastAsia="zh-CN"/>
          </w:rPr>
          <w:delText>。</w:delText>
        </w:r>
      </w:del>
      <w:r>
        <w:rPr>
          <w:lang w:eastAsia="zh-CN"/>
        </w:rPr>
        <w:t>若</w:t>
      </w:r>
      <ns3:oMath>
        <ns3:r>
          <w:rPr>
            <w:rFonts w:ascii="Cambria Math" w:hAnsi="Cambria Math"/>
            <w:lang w:eastAsia="zh-CN"/>
          </w:rPr>
          <ns3:t>x</ns3:t>
        </ns3:r>
        <ns3:d>
          <ns3:dPr>
            <ns3:ctrlPr>
              <w:rPr>
                <w:rFonts w:ascii="Cambria Math" w:hAnsi="Cambria Math"/>
                <w:i/>
                <w:iCs/>
              </w:rPr>
            </ns3:ctrlPr>
          </ns3:dPr>
          <ns3:e>
            <ns3:r>
              <w:rPr>
                <w:rFonts w:ascii="Cambria Math" w:hAnsi="Cambria Math"/>
                <w:lang w:eastAsia="zh-CN"/>
              </w:rPr>
              <ns3:t>t</ns3:t>
            </ns3:r>
          </ns3:e>
        </ns3:d>
      </ns3:oMath>
      <w:r>
        <w:rPr>
          <w:lang w:eastAsia="zh-CN"/>
        </w:rPr>
        <w:t>采用相对频偏表示，则</w:t>
      </w:r>
      <ns3:oMath>
        <ns3:r>
          <w:rPr>
            <w:rFonts w:ascii="Cambria Math" w:hAnsi="Cambria Math"/>
            <w:lang w:eastAsia="zh-CN"/>
          </w:rPr>
          <ns3:t>x</ns3:t>
        </ns3:r>
        <ns3:d>
          <ns3:dPr>
            <ns3:ctrlPr>
              <w:rPr>
                <w:rFonts w:ascii="Cambria Math" w:hAnsi="Cambria Math"/>
                <w:i/>
                <w:iCs/>
              </w:rPr>
            </ns3:ctrlPr>
          </ns3:dPr>
          <ns3:e>
            <ns3:r>
              <w:rPr>
                <w:rFonts w:ascii="Cambria Math" w:hAnsi="Cambria Math"/>
                <w:lang w:eastAsia="zh-CN"/>
              </w:rPr>
              <ns3:t>t</ns3:t>
            </ns3:r>
          </ns3:e>
        </ns3:d>
      </ns3:oMath>
      <w:r>
        <w:rPr>
          <w:lang w:eastAsia="zh-CN"/>
        </w:rPr>
        <w:t>为无量纲，</w:t>
      </w:r>
      <w:r w:rsidRPr="008375AF">
        <w:rPr>
          <w:i/>
          <w:iCs/>
        </w:rPr>
        <w:t>α</w:t>
      </w:r>
      <w:r w:rsidRPr="008375AF">
        <w:rPr>
          <w:i/>
          <w:iCs/>
          <w:lang w:eastAsia="zh-CN"/>
        </w:rPr>
        <w:t>、</w:t>
      </w:r>
      <w:r w:rsidRPr="008375AF">
        <w:rPr>
          <w:i/>
          <w:iCs/>
        </w:rPr>
        <w:t>β</w:t>
      </w:r>
      <w:r w:rsidRPr="008375AF">
        <w:rPr>
          <w:i/>
          <w:iCs/>
          <w:lang w:eastAsia="zh-CN"/>
        </w:rPr>
        <w:t>、</w:t>
      </w:r>
      <w:r w:rsidRPr="008375AF">
        <w:rPr>
          <w:i/>
          <w:iCs/>
        </w:rPr>
        <w:t>γ</w:t>
      </w:r>
      <w:r>
        <w:rPr>
          <w:lang w:eastAsia="zh-CN"/>
        </w:rPr>
        <w:t>的量纲分别为</w:t>
      </w:r>
      <w:r>
        <w:rPr>
          <w:lang w:eastAsia="zh-CN"/>
        </w:rPr>
        <w:t xml:space="preserve"> </w:t>
      </w:r>
      <w:r w:rsidRPr="008375AF">
        <w:rPr>
          <w:lang w:eastAsia="zh-CN"/>
        </w:rPr>
        <w:t>℃</w:t>
      </w:r>
      <w:r w:rsidRPr="008375AF">
        <w:rPr>
          <w:vertAlign w:val="superscript"/>
          <w:lang w:eastAsia="zh-CN"/>
        </w:rPr>
        <w:t>-1</w:t>
      </w:r>
      <w:r w:rsidRPr="008375AF">
        <w:rPr>
          <w:lang w:eastAsia="zh-CN"/>
        </w:rPr>
        <w:t>、</w:t>
      </w:r>
      <w:r w:rsidRPr="008375AF">
        <w:rPr>
          <w:lang w:eastAsia="zh-CN"/>
        </w:rPr>
        <w:t>℃</w:t>
      </w:r>
      <w:r w:rsidRPr="008375AF">
        <w:rPr>
          <w:vertAlign w:val="superscript"/>
          <w:lang w:eastAsia="zh-CN"/>
        </w:rPr>
        <w:t>-2</w:t>
      </w:r>
      <w:r w:rsidRPr="008375AF">
        <w:rPr>
          <w:lang w:eastAsia="zh-CN"/>
        </w:rPr>
        <w:t>、</w:t>
      </w:r>
      <w:r w:rsidRPr="008375AF">
        <w:rPr>
          <w:lang w:eastAsia="zh-CN"/>
        </w:rPr>
        <w:t>℃</w:t>
      </w:r>
      <w:r w:rsidRPr="008375AF">
        <w:rPr>
          <w:vertAlign w:val="superscript"/>
          <w:lang w:eastAsia="zh-CN"/>
        </w:rPr>
        <w:t>-3</w:t>
      </w:r>
      <w:r>
        <w:rPr>
          <w:lang w:eastAsia="zh-CN"/>
        </w:rPr>
        <w:t>；</w:t>
      </w:r>
      <w:ins w:id="4" w:author="Microsoft 帐户" w:date="2026-03-14T08:04:00Z">
        <w:r w:rsidR="00DD74D6">
          <w:rPr>
            <w:lang w:eastAsia="zh-CN"/>
          </w:rPr>
          <w:t>（</w:t>
        </w:r>
        <w:r w:rsidR="00DD74D6">
          <w:rPr>
            <w:rFonts w:eastAsia="宋体" w:hint="eastAsia"/>
            <w:lang w:eastAsia="zh-CN"/>
          </w:rPr>
          <w:t>2</w:t>
        </w:r>
        <w:r w:rsidR="00DD74D6">
          <w:rPr>
            <w:lang w:eastAsia="zh-CN"/>
          </w:rPr>
          <w:t>）</w:t>
        </w:r>
      </w:ins>
      <w:r>
        <w:rPr>
          <w:lang w:eastAsia="zh-CN"/>
        </w:rPr>
        <w:t>若</w:t>
      </w:r>
      <ns3:oMath>
        <ns3:r>
          <w:rPr>
            <w:rFonts w:ascii="Cambria Math" w:hAnsi="Cambria Math"/>
            <w:lang w:eastAsia="zh-CN"/>
          </w:rPr>
          <ns3:t>x</ns3:t>
        </ns3:r>
        <ns3:d>
          <ns3:dPr>
            <ns3:ctrlPr>
              <w:rPr>
                <w:rFonts w:ascii="Cambria Math" w:hAnsi="Cambria Math"/>
                <w:i/>
                <w:iCs/>
              </w:rPr>
            </ns3:ctrlPr>
          </ns3:dPr>
          <ns3:e>
            <ns3:r>
              <w:rPr>
                <w:rFonts w:ascii="Cambria Math" w:hAnsi="Cambria Math"/>
                <w:lang w:eastAsia="zh-CN"/>
              </w:rPr>
              <ns3:t>t</ns3:t>
            </ns3:r>
          </ns3:e>
        </ns3:d>
      </ns3:oMath>
      <w:r>
        <w:rPr>
          <w:lang w:eastAsia="zh-CN"/>
        </w:rPr>
        <w:t>采用绝对频偏表示，则</w:t>
      </w:r>
      <w:r w:rsidRPr="008375AF">
        <w:rPr>
          <w:i/>
          <w:iCs/>
        </w:rPr>
        <w:t>α</w:t>
      </w:r>
      <w:r w:rsidRPr="008375AF">
        <w:rPr>
          <w:i/>
          <w:iCs/>
          <w:lang w:eastAsia="zh-CN"/>
        </w:rPr>
        <w:t>、</w:t>
      </w:r>
      <w:r w:rsidRPr="008375AF">
        <w:rPr>
          <w:i/>
          <w:iCs/>
        </w:rPr>
        <w:t>β</w:t>
      </w:r>
      <w:r w:rsidRPr="008375AF">
        <w:rPr>
          <w:i/>
          <w:iCs/>
          <w:lang w:eastAsia="zh-CN"/>
        </w:rPr>
        <w:t>、</w:t>
      </w:r>
      <w:r w:rsidRPr="008375AF">
        <w:rPr>
          <w:i/>
          <w:iCs/>
        </w:rPr>
        <w:t>γ</w:t>
      </w:r>
      <w:r>
        <w:rPr>
          <w:lang w:eastAsia="zh-CN"/>
        </w:rPr>
        <w:t>的量纲分别为</w:t>
      </w:r>
      <w:r>
        <w:rPr>
          <w:lang w:eastAsia="zh-CN"/>
        </w:rPr>
        <w:t>Hz/℃</w:t>
      </w:r>
      <w:r>
        <w:rPr>
          <w:lang w:eastAsia="zh-CN"/>
        </w:rPr>
        <w:t>、</w:t>
      </w:r>
      <w:r>
        <w:rPr>
          <w:lang w:eastAsia="zh-CN"/>
        </w:rPr>
        <w:t>Hz/℃</w:t>
      </w:r>
      <w:r w:rsidRPr="008375AF">
        <w:rPr>
          <w:vertAlign w:val="superscript"/>
          <w:lang w:eastAsia="zh-CN"/>
        </w:rPr>
        <w:t>2</w:t>
      </w:r>
      <w:r>
        <w:rPr>
          <w:lang w:eastAsia="zh-CN"/>
        </w:rPr>
        <w:t>、</w:t>
      </w:r>
      <w:r>
        <w:rPr>
          <w:lang w:eastAsia="zh-CN"/>
        </w:rPr>
        <w:t>Hz/℃</w:t>
      </w:r>
      <w:r w:rsidRPr="008375AF">
        <w:rPr>
          <w:vertAlign w:val="superscript"/>
          <w:lang w:eastAsia="zh-CN"/>
        </w:rPr>
        <w:t>3</w:t>
      </w:r>
      <w:r>
        <w:rPr>
          <w:lang w:eastAsia="zh-CN"/>
        </w:rPr>
        <w:t>，公式左右两边仍保持量纲一致</w:t>
      </w:r>
      <w:ins w:id="5" w:author="Microsoft 帐户" w:date="2026-03-14T08:02:00Z">
        <w:r w:rsidR="006E288B">
          <w:rPr>
            <w:lang w:eastAsia="zh-CN"/>
          </w:rPr>
          <w:t>，</w:t>
        </w:r>
      </w:ins>
      <w:ins w:id="6" w:author="Microsoft 帐户" w:date="2026-03-14T08:03:00Z">
        <w:r w:rsidR="006E288B">
          <w:rPr>
            <w:lang w:eastAsia="zh-CN"/>
          </w:rPr>
          <w:t>公式具备通用特性</w:t>
        </w:r>
      </w:ins>
      <w:r>
        <w:rPr>
          <w:lang w:eastAsia="zh-CN"/>
        </w:rPr>
        <w:t>。</w:t>
      </w:r>
    </w:p>
    <w:p ns2:paraId="626F9D11" ns2:textId="77777777" w:rsidR="00381E82" w:rsidRDefault="0070692E" w:rsidP="008375AF">
      <w:pPr>
        <w:jc w:val="both"/>
        <w:rPr>
          <w:lang w:eastAsia="zh-CN"/>
        </w:rPr>
      </w:pPr>
      <w:r>
        <w:rPr>
          <w:lang w:eastAsia="zh-CN"/>
        </w:rPr>
        <w:t>此外，公式（</w:t>
      </w:r>
      <w:r>
        <w:rPr>
          <w:lang w:eastAsia="zh-CN"/>
        </w:rPr>
        <w:t>2</w:t>
      </w:r>
      <w:r>
        <w:rPr>
          <w:lang w:eastAsia="zh-CN"/>
        </w:rPr>
        <w:t>）～公式（</w:t>
      </w:r>
      <w:r>
        <w:rPr>
          <w:lang w:eastAsia="zh-CN"/>
        </w:rPr>
        <w:t>4</w:t>
      </w:r>
      <w:r>
        <w:rPr>
          <w:lang w:eastAsia="zh-CN"/>
        </w:rPr>
        <w:t>）与上述公式（</w:t>
      </w:r>
      <w:r>
        <w:rPr>
          <w:lang w:eastAsia="zh-CN"/>
        </w:rPr>
        <w:t>1</w:t>
      </w:r>
      <w:r>
        <w:rPr>
          <w:lang w:eastAsia="zh-CN"/>
        </w:rPr>
        <w:t>）之间相关联，它们之间的逻辑关系和推导过程如下：</w:t>
      </w:r>
    </w:p>
    <w:p ns2:paraId="6EE97EF9" ns2:textId="6E101D64" w:rsidR="00381E82" w:rsidRDefault="0070692E" w:rsidP="008375AF">
      <w:pPr>
        <w:jc w:val="both"/>
        <w:rPr>
          <w:lang w:eastAsia="zh-CN"/>
        </w:rPr>
      </w:pPr>
      <w:r>
        <w:rPr>
          <w:lang w:eastAsia="zh-CN"/>
        </w:rPr>
        <w:t>公式（</w:t>
      </w:r>
      <w:r>
        <w:rPr>
          <w:lang w:eastAsia="zh-CN"/>
        </w:rPr>
        <w:t>1</w:t>
      </w:r>
      <w:r>
        <w:rPr>
          <w:lang w:eastAsia="zh-CN"/>
        </w:rPr>
        <w:t>）先根据外部测得温度</w:t>
      </w:r>
      <ns3:oMath>
        <ns3:r>
          <w:rPr>
            <w:rFonts w:ascii="Cambria Math" w:eastAsia="宋体" w:hAnsi="Cambria Math"/>
            <w:lang w:eastAsia="zh-CN"/>
          </w:rPr>
          <ns3:t>T</ns3:t>
        </ns3:r>
        <ns3:r>
          <w:rPr>
            <w:rFonts w:ascii="Cambria Math" w:eastAsia="宋体" w:hAnsi="Cambria Math"/>
            <w:lang w:eastAsia="zh-CN"/>
          </w:rPr>
          <ns3:t>(</ns3:t>
        </ns3:r>
        <ns3:r>
          <w:rPr>
            <w:rFonts w:ascii="Cambria Math" w:eastAsia="宋体" w:hAnsi="Cambria Math" w:hint="eastAsia"/>
            <w:lang w:eastAsia="zh-CN"/>
          </w:rPr>
          <ns3:t>t</ns3:t>
        </ns3:r>
        <ns3:r>
          <w:rPr>
            <w:rFonts w:ascii="Cambria Math" w:eastAsia="宋体" w:hAnsi="Cambria Math"/>
            <w:lang w:eastAsia="zh-CN"/>
          </w:rPr>
          <ns3:t>)</ns3:t>
        </ns3:r>
      </ns3:oMath>
      <w:r>
        <w:rPr>
          <w:lang w:eastAsia="zh-CN"/>
        </w:rPr>
        <w:t>与参考温度</w:t>
      </w:r>
      <ns3:oMath>
        <ns3:sSub>
          <ns3:sSubPr>
            <ns3:ctrlPr>
              <w:rPr>
                <w:rFonts w:ascii="Cambria Math" w:eastAsia="宋体" w:hAnsi="Cambria Math"/>
                <w:i/>
                <w:iCs/>
                <w:lang w:eastAsia="zh-CN"/>
              </w:rPr>
            </ns3:ctrlPr>
          </ns3:sSubPr>
          <ns3:e>
            <ns3:r>
              <w:rPr>
                <w:rFonts w:ascii="Cambria Math" w:eastAsia="宋体" w:hAnsi="Cambria Math"/>
                <w:lang w:eastAsia="zh-CN"/>
              </w:rPr>
              <ns3:t>T</ns3:t>
            </ns3:r>
          </ns3:e>
          <ns3:sub>
            <ns3:r>
              <w:rPr>
                <w:rFonts w:ascii="Cambria Math" w:eastAsia="宋体" w:hAnsi="Cambria Math"/>
                <w:lang w:eastAsia="zh-CN"/>
              </w:rPr>
              <ns3:t>0</ns3:t>
            </ns3:r>
          </ns3:sub>
        </ns3:sSub>
      </ns3:oMath>
      <w:r>
        <w:rPr>
          <w:lang w:eastAsia="zh-CN"/>
        </w:rPr>
        <w:t>的偏差</w:t>
      </w:r>
      <ns3:oMath>
        <ns3:r>
          <ns3:rPr>
            <ns3:sty ns3:val="p"/>
          </ns3:rPr>
          <w:rPr>
            <w:rFonts w:ascii="Cambria Math" w:hAnsi="Cambria Math" w:hint="eastAsia"/>
          </w:rPr>
          <ns3:t>Δ</ns3:t>
        </ns3:r>
        <ns3:r>
          <w:rPr>
            <w:rFonts w:ascii="Cambria Math" w:hAnsi="Cambria Math"/>
            <w:lang w:eastAsia="zh-CN"/>
          </w:rPr>
          <ns3:t>T</ns3:t>
        </ns3:r>
        <ns3:d>
          <ns3:dPr>
            <ns3:ctrlPr>
              <w:rPr>
                <w:rFonts w:ascii="Cambria Math" w:hAnsi="Cambria Math"/>
                <w:iCs/>
              </w:rPr>
            </ns3:ctrlPr>
          </ns3:dPr>
          <ns3:e>
            <ns3:r>
              <w:rPr>
                <w:rFonts w:ascii="Cambria Math" w:hAnsi="Cambria Math"/>
                <w:lang w:eastAsia="zh-CN"/>
              </w:rPr>
              <ns3:t>t</ns3:t>
            </ns3:r>
          </ns3:e>
        </ns3:d>
      </ns3:oMath>
      <w:r>
        <w:rPr>
          <w:lang w:eastAsia="zh-CN"/>
        </w:rPr>
        <w:t>计算瞬时静态温度频偏</w:t>
      </w:r>
      <ns3:oMath>
        <ns3:r>
          <w:rPr>
            <w:rFonts w:ascii="Cambria Math" w:hAnsi="Cambria Math"/>
            <w:lang w:eastAsia="zh-CN"/>
          </w:rPr>
          <ns3:t>x</ns3:t>
        </ns3:r>
        <ns3:d>
          <ns3:dPr>
            <ns3:ctrlPr>
              <w:rPr>
                <w:rFonts w:ascii="Cambria Math" w:hAnsi="Cambria Math"/>
                <w:i/>
                <w:iCs/>
              </w:rPr>
            </ns3:ctrlPr>
          </ns3:dPr>
          <ns3:e>
            <ns3:r>
              <w:rPr>
                <w:rFonts w:ascii="Cambria Math" w:hAnsi="Cambria Math"/>
                <w:lang w:eastAsia="zh-CN"/>
              </w:rPr>
              <ns3:t>t</ns3:t>
            </ns3:r>
          </ns3:e>
        </ns3:d>
      </ns3:oMath>
      <w:r>
        <w:rPr>
          <w:lang w:eastAsia="zh-CN"/>
        </w:rPr>
        <w:t>。由于本申请针对的是动态变温环境，晶体谐振器内部实际热状态并不与外部测温点严格同步，因此不能直接用</w:t>
      </w:r>
      <ns3:oMath>
        <ns3:r>
          <w:rPr>
            <w:rFonts w:ascii="Cambria Math" w:hAnsi="Cambria Math"/>
            <w:lang w:eastAsia="zh-CN"/>
          </w:rPr>
          <ns3:t>x</ns3:t>
        </ns3:r>
        <ns3:d>
          <ns3:dPr>
            <ns3:ctrlPr>
              <w:rPr>
                <w:rFonts w:ascii="Cambria Math" w:hAnsi="Cambria Math"/>
                <w:i/>
                <w:iCs/>
              </w:rPr>
            </ns3:ctrlPr>
          </ns3:dPr>
          <ns3:e>
            <ns3:r>
              <w:rPr>
                <w:rFonts w:ascii="Cambria Math" w:hAnsi="Cambria Math"/>
                <w:lang w:eastAsia="zh-CN"/>
              </w:rPr>
              <ns3:t>t</ns3:t>
            </ns3:r>
          </ns3:e>
        </ns3:d>
      </ns3:oMath>
      <w:r>
        <w:rPr>
          <w:lang w:eastAsia="zh-CN"/>
        </w:rPr>
        <w:t>作为最终补偿量，而需要进一步引入热惯性动态模型，将静态温度频偏转换为动态温度频偏</w:t>
      </w:r>
      <ns3:oMath>
        <ns3:r>
          <w:rPr>
            <w:rFonts w:ascii="Cambria Math" w:hAnsi="Cambria Math"/>
            <w:lang w:eastAsia="zh-CN"/>
          </w:rPr>
          <ns3:t>y</ns3:t>
        </ns3:r>
        <ns3:d>
          <ns3:dPr>
            <ns3:ctrlPr>
              <w:rPr>
                <w:rFonts w:ascii="Cambria Math" w:hAnsi="Cambria Math"/>
                <w:i/>
                <w:iCs/>
              </w:rPr>
            </ns3:ctrlPr>
          </ns3:dPr>
          <ns3:e>
            <ns3:r>
              <w:rPr>
                <w:rFonts w:ascii="Cambria Math" w:hAnsi="Cambria Math"/>
                <w:lang w:eastAsia="zh-CN"/>
              </w:rPr>
              <ns3:t>t</ns3:t>
            </ns3:r>
          </ns3:e>
        </ns3:d>
      </ns3:oMath>
      <w:r>
        <w:rPr>
          <w:lang w:eastAsia="zh-CN"/>
        </w:rPr>
        <w:t>，再从实时测得的原始频率</w:t>
      </w:r>
      <ns3:oMath>
        <ns3:sSub>
          <ns3:sSubPr>
            <ns3:ctrlPr>
              <w:rPr>
                <w:rFonts w:ascii="Cambria Math" w:hAnsi="Cambria Math"/>
                <w:i/>
              </w:rPr>
            </ns3:ctrlPr>
          </ns3:sSubPr>
          <ns3:e>
            <ns3:r>
              <w:rPr>
                <w:rFonts w:ascii="Cambria Math" w:hAnsi="Cambria Math"/>
                <w:lang w:eastAsia="zh-CN"/>
              </w:rPr>
              <ns3:t>f</ns3:t>
            </ns3:r>
          </ns3:e>
          <ns3:sub>
            <ns3:r>
              <w:rPr>
                <w:rFonts w:ascii="Cambria Math" w:hAnsi="Cambria Math"/>
                <w:lang w:eastAsia="zh-CN"/>
              </w:rPr>
              <ns3:t>m</ns3:t>
            </ns3:r>
          </ns3:sub>
        </ns3:sSub>
        <ns3:d>
          <ns3:dPr>
            <ns3:ctrlPr>
              <w:rPr>
                <w:rFonts w:ascii="Cambria Math" w:hAnsi="Cambria Math"/>
                <w:i/>
              </w:rPr>
            </ns3:ctrlPr>
          </ns3:dPr>
          <ns3:e>
            <ns3:r>
              <w:rPr>
                <w:rFonts w:ascii="Cambria Math" w:hAnsi="Cambria Math"/>
                <w:lang w:eastAsia="zh-CN"/>
              </w:rPr>
              <ns3:t>t</ns3:t>
            </ns3:r>
          </ns3:e>
        </ns3:d>
      </ns3:oMath>
      <w:r>
        <w:rPr>
          <w:lang w:eastAsia="zh-CN"/>
        </w:rPr>
        <w:t>中扣除，得到补</w:t>
      </w:r>
      <w:r>
        <w:rPr>
          <w:lang w:eastAsia="zh-CN"/>
        </w:rPr>
        <w:t>偿后频率</w:t>
      </w:r>
      <ns3:oMath>
        <ns3:sSub>
          <ns3:sSubPr>
            <ns3:ctrlPr>
              <w:rPr>
                <w:rFonts w:ascii="Cambria Math" w:hAnsi="Cambria Math"/>
                <w:i/>
              </w:rPr>
            </ns3:ctrlPr>
          </ns3:sSubPr>
          <ns3:e>
            <ns3:r>
              <w:rPr>
                <w:rFonts w:ascii="Cambria Math" w:hAnsi="Cambria Math"/>
                <w:lang w:eastAsia="zh-CN"/>
              </w:rPr>
              <ns3:t>f</ns3:t>
            </ns3:r>
          </ns3:e>
          <ns3:sub>
            <ns3:r>
              <w:rPr>
                <w:rFonts w:ascii="Cambria Math" w:hAnsi="Cambria Math"/>
                <w:lang w:eastAsia="zh-CN"/>
              </w:rPr>
              <ns3:t>c</ns3:t>
            </ns3:r>
          </ns3:sub>
        </ns3:sSub>
        <ns3:d>
          <ns3:dPr>
            <ns3:ctrlPr>
              <w:rPr>
                <w:rFonts w:ascii="Cambria Math" w:hAnsi="Cambria Math"/>
                <w:i/>
              </w:rPr>
            </ns3:ctrlPr>
          </ns3:dPr>
          <ns3:e>
            <ns3:r>
              <w:rPr>
                <w:rFonts w:ascii="Cambria Math" w:hAnsi="Cambria Math"/>
                <w:lang w:eastAsia="zh-CN"/>
              </w:rPr>
              <ns3:t>t</ns3:t>
            </ns3:r>
          </ns3:e>
        </ns3:d>
      </ns3:oMath>
      <w:r>
        <w:rPr>
          <w:lang w:eastAsia="zh-CN"/>
        </w:rPr>
        <w:t>。因此，公式（</w:t>
      </w:r>
      <w:r>
        <w:rPr>
          <w:lang w:eastAsia="zh-CN"/>
        </w:rPr>
        <w:t>1</w:t>
      </w:r>
      <w:r>
        <w:rPr>
          <w:lang w:eastAsia="zh-CN"/>
        </w:rPr>
        <w:t>）是后续公式（</w:t>
      </w:r>
      <w:r>
        <w:rPr>
          <w:lang w:eastAsia="zh-CN"/>
        </w:rPr>
        <w:t>2</w:t>
      </w:r>
      <w:r>
        <w:rPr>
          <w:lang w:eastAsia="zh-CN"/>
        </w:rPr>
        <w:t>）～公式（</w:t>
      </w:r>
      <w:r>
        <w:rPr>
          <w:lang w:eastAsia="zh-CN"/>
        </w:rPr>
        <w:t>4</w:t>
      </w:r>
      <w:r>
        <w:rPr>
          <w:lang w:eastAsia="zh-CN"/>
        </w:rPr>
        <w:t>）的输入基础。</w:t>
      </w:r>
    </w:p>
    <w:p ns2:paraId="0EB90295" ns2:textId="16B67FBF" w:rsidR="00381E82" w:rsidRDefault="0070692E" w:rsidP="008375AF">
      <w:pPr>
        <w:jc w:val="both"/>
        <w:rPr>
          <w:lang w:eastAsia="zh-CN"/>
        </w:rPr>
      </w:pPr>
      <w:r>
        <w:t>本申请说明书中，</w:t>
      </w:r>
      <w:ins w:id="7" w:author="Microsoft 帐户" w:date="2026-03-14T08:05:00Z">
        <w:r w:rsidR="00CD10D7">
          <w:t>推导出的</w:t>
        </w:r>
      </w:ins>
      <w:r>
        <w:t>公式（</w:t>
      </w:r>
      <w:r>
        <w:t>2</w:t>
      </w:r>
      <w:r>
        <w:t>）和公式（</w:t>
      </w:r>
      <w:r>
        <w:t>3</w:t>
      </w:r>
      <w:r>
        <w:t>）</w:t>
      </w:r>
      <w:ins w:id="8" w:author="Microsoft 帐户" w:date="2026-03-14T08:05:00Z">
        <w:r w:rsidR="00CD10D7">
          <w:t>新公式经验</w:t>
        </w:r>
      </w:ins>
      <w:del w:id="9" w:author="Microsoft 帐户" w:date="2026-03-14T08:05:00Z">
        <w:r w:rsidDel="00CD10D7">
          <w:delText>的</w:delText>
        </w:r>
      </w:del>
      <w:r>
        <w:t>来源是：</w:t>
      </w:r>
      <w:r>
        <w:t xml:space="preserve">Wang X. </w:t>
      </w:r>
      <w:proofErr w:type="spellStart"/>
      <w:r>
        <w:t>等论文《</w:t>
      </w:r>
      <w:r>
        <w:t>A</w:t>
      </w:r>
      <w:proofErr w:type="spellEnd"/>
      <w:r>
        <w:t xml:space="preserve"> Method to Increase the Frequency Stability of a TCXO by Compensating Thermal Hysteresis</w:t>
      </w:r>
      <w:r>
        <w:t>》（</w:t>
      </w:r>
      <w:r>
        <w:t>Sensors</w:t>
      </w:r>
      <w:r>
        <w:t>，</w:t>
      </w:r>
      <w:r>
        <w:t>2020</w:t>
      </w:r>
      <w:r>
        <w:t>）指出，传统温补方法只根据当前温度进行补偿，而热滞后补偿需要同时考虑当前温度信息和温度变化历史信息；该文还指出，</w:t>
      </w:r>
      <w:r>
        <w:lastRenderedPageBreak/>
        <w:t>当温度变化过快时，由于温度传感器与晶体之间</w:t>
      </w:r>
      <w:r>
        <w:t>热传导效率不同，会出现</w:t>
      </w:r>
      <w:r>
        <w:t xml:space="preserve"> </w:t>
      </w:r>
      <w:proofErr w:type="spellStart"/>
      <w:r>
        <w:t>thermal</w:t>
      </w:r>
      <w:proofErr w:type="spellEnd"/>
      <w:r>
        <w:t xml:space="preserve"> </w:t>
      </w:r>
      <w:proofErr w:type="spellStart"/>
      <w:r>
        <w:t>lag</w:t>
      </w:r>
      <w:r>
        <w:t>。</w:t>
      </w:r>
      <w:r>
        <w:t>J</w:t>
      </w:r>
      <w:proofErr w:type="spellEnd"/>
      <w:r>
        <w:t xml:space="preserve">. A. </w:t>
      </w:r>
      <w:proofErr w:type="spellStart"/>
      <w:r>
        <w:t>Kusters</w:t>
      </w:r>
      <w:proofErr w:type="spellEnd"/>
      <w:r>
        <w:t xml:space="preserve"> </w:t>
      </w:r>
      <w:r>
        <w:t>与</w:t>
      </w:r>
      <w:r>
        <w:t xml:space="preserve"> J. R. </w:t>
      </w:r>
      <w:proofErr w:type="spellStart"/>
      <w:r>
        <w:t>Vig</w:t>
      </w:r>
      <w:proofErr w:type="spellEnd"/>
      <w:r>
        <w:t xml:space="preserve"> </w:t>
      </w:r>
      <w:proofErr w:type="spellStart"/>
      <w:r>
        <w:t>的论文《</w:t>
      </w:r>
      <w:r>
        <w:t>Hysteresis</w:t>
      </w:r>
      <w:proofErr w:type="spellEnd"/>
      <w:r>
        <w:t xml:space="preserve"> in Quartz Resonators—A Review</w:t>
      </w:r>
      <w:r>
        <w:t>》（</w:t>
      </w:r>
      <w:r>
        <w:t xml:space="preserve">IEEE Transactions on </w:t>
      </w:r>
      <w:proofErr w:type="spellStart"/>
      <w:r>
        <w:t>Ultrasonics</w:t>
      </w:r>
      <w:proofErr w:type="spellEnd"/>
      <w:r>
        <w:t>, Ferroelectrics, and Frequency Control</w:t>
      </w:r>
      <w:r>
        <w:t>，</w:t>
      </w:r>
      <w:r>
        <w:t>1991</w:t>
      </w:r>
      <w:r>
        <w:t>）指出，石英谐振器频率</w:t>
      </w:r>
      <w:r>
        <w:t>-</w:t>
      </w:r>
      <w:r>
        <w:t>温度特性存在热滞后，且温度循环过程中升温与降温曲线不能完全重合。</w:t>
      </w:r>
      <w:r>
        <w:rPr>
          <w:lang w:eastAsia="zh-CN"/>
        </w:rPr>
        <w:t>基于上述论文关于</w:t>
      </w:r>
      <w:r>
        <w:rPr>
          <w:lang w:eastAsia="zh-CN"/>
        </w:rPr>
        <w:t>“</w:t>
      </w:r>
      <w:r>
        <w:rPr>
          <w:lang w:eastAsia="zh-CN"/>
        </w:rPr>
        <w:t>热滞后</w:t>
      </w:r>
      <w:r>
        <w:rPr>
          <w:lang w:eastAsia="zh-CN"/>
        </w:rPr>
        <w:t>”“</w:t>
      </w:r>
      <w:r>
        <w:rPr>
          <w:lang w:eastAsia="zh-CN"/>
        </w:rPr>
        <w:t>温度历史信息</w:t>
      </w:r>
      <w:r>
        <w:rPr>
          <w:lang w:eastAsia="zh-CN"/>
        </w:rPr>
        <w:t>”</w:t>
      </w:r>
      <w:r>
        <w:rPr>
          <w:lang w:eastAsia="zh-CN"/>
        </w:rPr>
        <w:t>和</w:t>
      </w:r>
      <w:r>
        <w:rPr>
          <w:lang w:eastAsia="zh-CN"/>
        </w:rPr>
        <w:t>“thermal lag”</w:t>
      </w:r>
      <w:r>
        <w:rPr>
          <w:lang w:eastAsia="zh-CN"/>
        </w:rPr>
        <w:t>的论述，本</w:t>
      </w:r>
      <w:r>
        <w:rPr>
          <w:lang w:eastAsia="zh-CN"/>
        </w:rPr>
        <w:t>申请</w:t>
      </w:r>
      <w:ins w:id="10" w:author="Microsoft 帐户" w:date="2026-03-14T08:06:00Z">
        <w:r w:rsidR="00CD10D7">
          <w:rPr>
            <w:lang w:eastAsia="zh-CN"/>
          </w:rPr>
          <w:t>创新性的推理出公式（</w:t>
        </w:r>
        <w:r w:rsidR="00CD10D7">
          <w:rPr>
            <w:rFonts w:eastAsia="宋体" w:hint="eastAsia"/>
            <w:lang w:eastAsia="zh-CN"/>
          </w:rPr>
          <w:t>2</w:t>
        </w:r>
        <w:r w:rsidR="00CD10D7">
          <w:rPr>
            <w:lang w:eastAsia="zh-CN"/>
          </w:rPr>
          <w:t>）和公式（</w:t>
        </w:r>
        <w:r w:rsidR="00CD10D7">
          <w:rPr>
            <w:rFonts w:eastAsia="宋体" w:hint="eastAsia"/>
            <w:lang w:eastAsia="zh-CN"/>
          </w:rPr>
          <w:t>3</w:t>
        </w:r>
        <w:r w:rsidR="00CD10D7">
          <w:rPr>
            <w:lang w:eastAsia="zh-CN"/>
          </w:rPr>
          <w:t>），</w:t>
        </w:r>
      </w:ins>
      <w:r>
        <w:rPr>
          <w:lang w:eastAsia="zh-CN"/>
        </w:rPr>
        <w:t>将外部温度到内部谐振器等效频偏的动态关系工程化为一阶热惯性差分模型：</w:t>
      </w:r>
    </w:p>
    <w:p ns2:paraId="14F08CD9" ns2:textId="625B00F5" w:rsidR="008375AF" w:rsidRPr="000C256C" w:rsidRDefault="008375AF" w:rsidP="008375AF">
      <w:pPr>
        <w:spacing w:line="360" w:lineRule="auto"/>
        <w:ind w:firstLineChars="200" w:firstLine="480"/>
        <w:jc w:val="right"/>
        <w:rPr>
          <w:rFonts w:ascii="Cambria Math" w:hAnsi="Cambria Math"/>
          <w:szCs w:val="21"/>
          <w:oMath/>
        </w:rPr>
      </w:pPr>
      <ns3:oMath>
        <ns3:r>
          <w:rPr>
            <w:rFonts w:ascii="Cambria Math" w:hAnsi="Cambria Math"/>
            <w:szCs w:val="21"/>
          </w:rPr>
          <ns3:t>y</ns3:t>
        </ns3:r>
        <ns3:d>
          <ns3:dPr>
            <ns3:ctrlPr>
              <w:rPr>
                <w:rFonts w:ascii="Cambria Math" w:hAnsi="Cambria Math"/>
                <w:i/>
                <w:szCs w:val="21"/>
              </w:rPr>
            </ns3:ctrlPr>
          </ns3:dPr>
          <ns3:e>
            <ns3:r>
              <w:rPr>
                <w:rFonts w:ascii="Cambria Math" w:hAnsi="Cambria Math"/>
                <w:szCs w:val="21"/>
              </w:rPr>
              <ns3:t>t</ns3:t>
            </ns3:r>
          </ns3:e>
        </ns3:d>
        <ns3:r>
          <w:rPr>
            <w:rFonts w:ascii="Cambria Math" w:hAnsi="Cambria Math"/>
            <w:szCs w:val="21"/>
          </w:rPr>
          <ns3:t>=a</ns3:t>
        </ns3:r>
        <ns3:r>
          <ns3:rPr>
            <ns3:sty ns3:val="p"/>
          </ns3:rPr>
          <w:rPr>
            <w:rFonts w:ascii="Cambria Math" w:hAnsi="Cambria Math"/>
            <w:szCs w:val="21"/>
          </w:rPr>
          <ns3:t>⋅</ns3:t>
        </ns3:r>
        <ns3:r>
          <w:rPr>
            <w:rFonts w:ascii="Cambria Math" w:hAnsi="Cambria Math"/>
            <w:szCs w:val="21"/>
          </w:rPr>
          <ns3:t>y</ns3:t>
        </ns3:r>
        <ns3:d>
          <ns3:dPr>
            <ns3:ctrlPr>
              <w:rPr>
                <w:rFonts w:ascii="Cambria Math" w:hAnsi="Cambria Math"/>
                <w:i/>
                <w:szCs w:val="21"/>
              </w:rPr>
            </ns3:ctrlPr>
          </ns3:dPr>
          <ns3:e>
            <ns3:r>
              <w:rPr>
                <w:rFonts w:ascii="Cambria Math" w:hAnsi="Cambria Math"/>
                <w:szCs w:val="21"/>
              </w:rPr>
              <ns3:t>t-1</ns3:t>
            </ns3:r>
          </ns3:e>
        </ns3:d>
        <ns3:r>
          <w:rPr>
            <w:rFonts w:ascii="Cambria Math" w:hAnsi="Cambria Math"/>
            <w:szCs w:val="21"/>
          </w:rPr>
          <ns3:t>+</ns3:t>
        </ns3:r>
        <ns3:d>
          <ns3:dPr>
            <ns3:ctrlPr>
              <w:rPr>
                <w:rFonts w:ascii="Cambria Math" w:hAnsi="Cambria Math"/>
                <w:i/>
                <w:szCs w:val="21"/>
              </w:rPr>
            </ns3:ctrlPr>
          </ns3:dPr>
          <ns3:e>
            <ns3:r>
              <w:rPr>
                <w:rFonts w:ascii="Cambria Math" w:hAnsi="Cambria Math"/>
                <w:szCs w:val="21"/>
              </w:rPr>
              <ns3:t>1-a</ns3:t>
            </ns3:r>
          </ns3:e>
        </ns3:d>
        <ns3:r>
          <ns3:rPr>
            <ns3:sty ns3:val="p"/>
          </ns3:rPr>
          <w:rPr>
            <w:rFonts w:ascii="Cambria Math" w:hAnsi="Cambria Math"/>
            <w:szCs w:val="21"/>
          </w:rPr>
          <ns3:t>⋅</ns3:t>
        </ns3:r>
        <ns3:r>
          <w:rPr>
            <w:rFonts w:ascii="Cambria Math" w:hAnsi="Cambria Math"/>
            <w:szCs w:val="21"/>
          </w:rPr>
          <ns3:t>x</ns3:t>
        </ns3:r>
        <ns3:d>
          <ns3:dPr>
            <ns3:ctrlPr>
              <w:rPr>
                <w:rFonts w:ascii="Cambria Math" w:hAnsi="Cambria Math"/>
                <w:i/>
                <w:szCs w:val="21"/>
              </w:rPr>
            </ns3:ctrlPr>
          </ns3:dPr>
          <ns3:e>
            <ns3:r>
              <w:rPr>
                <w:rFonts w:ascii="Cambria Math" w:hAnsi="Cambria Math"/>
                <w:szCs w:val="21"/>
              </w:rPr>
              <ns3:t>t</ns3:t>
            </ns3:r>
          </ns3:e>
        </ns3:d>
      </ns3:oMath>
      <w:r w:rsidRPr="00A342FF">
        <w:rPr>
          <w:szCs w:val="21"/>
        </w:rPr>
        <w:t xml:space="preserve">            </w:t>
      </w:r>
      <w:r>
        <w:rPr>
          <w:rFonts w:eastAsia="宋体" w:hint="eastAsia"/>
          <w:szCs w:val="21"/>
          <w:lang w:eastAsia="zh-CN"/>
        </w:rPr>
        <w:t xml:space="preserve">   </w:t>
      </w:r>
      <w:r w:rsidRPr="00A342FF">
        <w:rPr>
          <w:szCs w:val="21"/>
        </w:rPr>
        <w:t xml:space="preserve">    </w:t>
      </w:r>
      <w:r>
        <w:rPr>
          <w:rFonts w:eastAsia="宋体" w:hint="eastAsia"/>
          <w:szCs w:val="21"/>
          <w:lang w:eastAsia="zh-CN"/>
        </w:rPr>
        <w:t xml:space="preserve">               </w:t>
      </w:r>
      <w:r w:rsidRPr="00A342FF">
        <w:rPr>
          <w:szCs w:val="21"/>
        </w:rPr>
        <w:t xml:space="preserve">        </w:t>
      </w:r>
      <w:r w:rsidRPr="00A342FF">
        <w:t>(</w:t>
      </w:r>
      <w:r>
        <w:rPr>
          <w:rFonts w:hint="eastAsia"/>
        </w:rPr>
        <w:t>2</w:t>
      </w:r>
      <w:r w:rsidRPr="00A342FF">
        <w:t>)</w:t>
      </w:r>
    </w:p>
    <w:p ns2:paraId="2AF69E7E" ns2:textId="2531E7BA" w:rsidR="008375AF" w:rsidRDefault="00972F2C" w:rsidP="008375AF">
      <w:pPr>
        <w:spacing w:line="360" w:lineRule="auto"/>
        <w:jc w:val="right"/>
      </w:pPr>
      <ns3:oMath>
        <ns3:r>
          <w:rPr>
            <w:rFonts w:ascii="Cambria Math" w:hAnsi="Cambria Math"/>
            <w:szCs w:val="21"/>
          </w:rPr>
          <ns3:t>a=</ns3:t>
        </ns3:r>
        <ns3:sSup>
          <ns3:sSupPr>
            <ns3:ctrlPr>
              <w:rPr>
                <w:rFonts w:ascii="Cambria Math" w:hAnsi="Cambria Math"/>
                <w:i/>
                <w:szCs w:val="21"/>
              </w:rPr>
            </ns3:ctrlPr>
          </ns3:sSupPr>
          <ns3:e>
            <ns3:r>
              <w:rPr>
                <w:rFonts w:ascii="Cambria Math" w:hAnsi="Cambria Math"/>
                <w:szCs w:val="21"/>
              </w:rPr>
              <ns3:t>e</ns3:t>
            </ns3:r>
          </ns3:e>
          <ns3:sup>
            <ns3:r>
              <w:rPr>
                <w:rFonts w:ascii="Cambria Math" w:hAnsi="Cambria Math"/>
                <w:szCs w:val="21"/>
              </w:rPr>
              <ns3:t>-</ns3:t>
            </ns3:r>
            <ns3:r>
              <w:rPr>
                <w:rFonts w:ascii="Cambria Math" w:hAnsi="Cambria Math" w:hint="eastAsia"/>
                <w:szCs w:val="21"/>
              </w:rPr>
              <ns3:t>Δ</ns3:t>
            </ns3:r>
            <ns3:r>
              <w:rPr>
                <w:rFonts w:ascii="Cambria Math" w:hAnsi="Cambria Math"/>
                <w:szCs w:val="21"/>
              </w:rPr>
              <ns3:t>t</ns3:t>
            </ns3:r>
            <ns3:r>
              <ns3:rPr>
                <ns3:lit/>
              </ns3:rPr>
              <w:rPr>
                <w:rFonts w:ascii="Cambria Math" w:hAnsi="Cambria Math"/>
                <w:szCs w:val="21"/>
              </w:rPr>
              <ns3:t>/</ns3:t>
            </ns3:r>
            <ns3:sSub>
              <ns3:sSubPr>
                <ns3:ctrlPr>
                  <w:rPr>
                    <w:rFonts w:ascii="Cambria Math" w:hAnsi="Cambria Math"/>
                    <w:i/>
                    <w:szCs w:val="21"/>
                  </w:rPr>
                </ns3:ctrlPr>
              </ns3:sSubPr>
              <ns3:e>
                <ns3:r>
                  <w:rPr>
                    <w:rFonts w:ascii="Cambria Math" w:hAnsi="Cambria Math"/>
                    <w:szCs w:val="21"/>
                  </w:rPr>
                  <ns3:t>τ</ns3:t>
                </ns3:r>
              </ns3:e>
              <ns3:sub>
                <ns3:r>
                  <w:rPr>
                    <w:rFonts w:ascii="Cambria Math" w:hAnsi="Cambria Math"/>
                    <w:szCs w:val="21"/>
                  </w:rPr>
                  <ns3:t>th</ns3:t>
                </ns3:r>
              </ns3:sub>
            </ns3:sSub>
          </ns3:sup>
        </ns3:sSup>
      </ns3:oMath>
      <w:r w:rsidR="008375AF">
        <w:rPr>
          <w:rFonts w:hint="eastAsia"/>
          <w:szCs w:val="21"/>
        </w:rPr>
        <w:t xml:space="preserve">                            </w:t>
      </w:r>
      <w:r w:rsidR="008375AF">
        <w:rPr>
          <w:rFonts w:eastAsia="宋体" w:hint="eastAsia"/>
          <w:szCs w:val="21"/>
          <w:lang w:eastAsia="zh-CN"/>
        </w:rPr>
        <w:t xml:space="preserve">  </w:t>
      </w:r>
      <w:r>
        <w:rPr>
          <w:rFonts w:eastAsia="宋体" w:hint="eastAsia"/>
          <w:szCs w:val="21"/>
          <w:lang w:eastAsia="zh-CN"/>
        </w:rPr>
        <w:t xml:space="preserve"> </w:t>
      </w:r>
      <w:r w:rsidR="008375AF">
        <w:rPr>
          <w:rFonts w:eastAsia="宋体" w:hint="eastAsia"/>
          <w:szCs w:val="21"/>
          <w:lang w:eastAsia="zh-CN"/>
        </w:rPr>
        <w:t xml:space="preserve">                         </w:t>
      </w:r>
      <w:r w:rsidR="008375AF">
        <w:rPr>
          <w:rFonts w:hint="eastAsia"/>
          <w:szCs w:val="21"/>
        </w:rPr>
        <w:t xml:space="preserve">       (3)</w:t>
      </w:r>
    </w:p>
    <w:p ns2:paraId="4D2C2873" ns2:textId="22844BAD" w:rsidR="00381E82" w:rsidRDefault="0070692E" w:rsidP="008375AF">
      <w:pPr>
        <w:jc w:val="both"/>
        <w:rPr>
          <w:lang w:eastAsia="zh-CN"/>
        </w:rPr>
      </w:pPr>
      <w:r>
        <w:rPr>
          <w:lang w:eastAsia="zh-CN"/>
        </w:rPr>
        <w:t>该公式（</w:t>
      </w:r>
      <w:r>
        <w:rPr>
          <w:lang w:eastAsia="zh-CN"/>
        </w:rPr>
        <w:t>2</w:t>
      </w:r>
      <w:r>
        <w:rPr>
          <w:lang w:eastAsia="zh-CN"/>
        </w:rPr>
        <w:t>）和公式（</w:t>
      </w:r>
      <w:r>
        <w:rPr>
          <w:lang w:eastAsia="zh-CN"/>
        </w:rPr>
        <w:t>3</w:t>
      </w:r>
      <w:r>
        <w:rPr>
          <w:lang w:eastAsia="zh-CN"/>
        </w:rPr>
        <w:t>）左右两边的物理</w:t>
      </w:r>
      <w:proofErr w:type="gramStart"/>
      <w:r>
        <w:rPr>
          <w:lang w:eastAsia="zh-CN"/>
        </w:rPr>
        <w:t>量纲均</w:t>
      </w:r>
      <w:proofErr w:type="gramEnd"/>
      <w:r>
        <w:rPr>
          <w:lang w:eastAsia="zh-CN"/>
        </w:rPr>
        <w:t>符</w:t>
      </w:r>
      <w:r>
        <w:rPr>
          <w:lang w:eastAsia="zh-CN"/>
        </w:rPr>
        <w:t>合</w:t>
      </w:r>
      <w:del w:id="11" w:author="Microsoft 帐户" w:date="2026-03-14T08:07:00Z">
        <w:r w:rsidDel="00CD10D7">
          <w:rPr>
            <w:rFonts w:ascii="宋体" w:eastAsia="宋体" w:hAnsi="宋体" w:hint="eastAsia"/>
            <w:lang w:eastAsia="zh-CN"/>
          </w:rPr>
          <w:delText>常理</w:delText>
        </w:r>
      </w:del>
      <w:ins w:id="12" w:author="Microsoft 帐户" w:date="2026-03-14T08:07:00Z">
        <w:r w:rsidR="00CD10D7">
          <w:rPr>
            <w:rFonts w:ascii="宋体" w:eastAsia="宋体" w:hAnsi="宋体" w:hint="eastAsia"/>
            <w:lang w:eastAsia="zh-CN"/>
          </w:rPr>
          <w:t>已有</w:t>
        </w:r>
      </w:ins>
      <w:ins w:id="13" w:author="Microsoft 帐户" w:date="2026-03-14T08:08:00Z">
        <w:r w:rsidR="00CD10D7">
          <w:rPr>
            <w:rFonts w:ascii="宋体" w:eastAsia="宋体" w:hAnsi="宋体" w:hint="eastAsia"/>
            <w:lang w:eastAsia="zh-CN"/>
          </w:rPr>
          <w:t>文献经验</w:t>
        </w:r>
      </w:ins>
      <w:r>
        <w:rPr>
          <w:lang w:eastAsia="zh-CN"/>
        </w:rPr>
        <w:t>。其中，</w:t>
      </w:r>
      <ns3:oMath>
        <ns3:r>
          <w:rPr>
            <w:rFonts w:ascii="Cambria Math" w:hAnsi="Cambria Math"/>
            <w:szCs w:val="21"/>
            <w:lang w:eastAsia="zh-CN"/>
          </w:rPr>
          <ns3:t>y</ns3:t>
        </ns3:r>
        <ns3:d>
          <ns3:dPr>
            <ns3:ctrlPr>
              <w:rPr>
                <w:rFonts w:ascii="Cambria Math" w:hAnsi="Cambria Math"/>
                <w:i/>
                <w:szCs w:val="21"/>
              </w:rPr>
            </ns3:ctrlPr>
          </ns3:dPr>
          <ns3:e>
            <ns3:r>
              <w:rPr>
                <w:rFonts w:ascii="Cambria Math" w:hAnsi="Cambria Math"/>
                <w:szCs w:val="21"/>
                <w:lang w:eastAsia="zh-CN"/>
              </w:rPr>
              <ns3:t>t</ns3:t>
            </ns3:r>
          </ns3:e>
        </ns3:d>
      </ns3:oMath>
      <w:r>
        <w:rPr>
          <w:lang w:eastAsia="zh-CN"/>
        </w:rPr>
        <w:t>与</w:t>
      </w:r>
      <ns3:oMath>
        <ns3:r>
          <w:rPr>
            <w:rFonts w:ascii="Cambria Math" w:hAnsi="Cambria Math"/>
            <w:szCs w:val="21"/>
            <w:lang w:eastAsia="zh-CN"/>
          </w:rPr>
          <ns3:t>x</ns3:t>
        </ns3:r>
        <ns3:d>
          <ns3:dPr>
            <ns3:ctrlPr>
              <w:rPr>
                <w:rFonts w:ascii="Cambria Math" w:hAnsi="Cambria Math"/>
                <w:i/>
                <w:szCs w:val="21"/>
              </w:rPr>
            </ns3:ctrlPr>
          </ns3:dPr>
          <ns3:e>
            <ns3:r>
              <w:rPr>
                <w:rFonts w:ascii="Cambria Math" w:hAnsi="Cambria Math"/>
                <w:szCs w:val="21"/>
                <w:lang w:eastAsia="zh-CN"/>
              </w:rPr>
              <ns3:t>t</ns3:t>
            </ns3:r>
          </ns3:e>
        </ns3:d>
      </ns3:oMath>
      <w:r>
        <w:rPr>
          <w:lang w:eastAsia="zh-CN"/>
        </w:rPr>
        <w:t>均表示频率偏差量，量纲相同；</w:t>
      </w:r>
      <ns3:oMath>
        <ns3:r>
          <w:rPr>
            <w:rFonts w:ascii="Cambria Math" w:hAnsi="Cambria Math"/>
            <w:szCs w:val="21"/>
            <w:lang w:eastAsia="zh-CN"/>
          </w:rPr>
          <ns3:t>a</ns3:t>
        </ns3:r>
      </ns3:oMath>
      <w:r>
        <w:rPr>
          <w:lang w:eastAsia="zh-CN"/>
        </w:rPr>
        <w:t>为无量纲系数；</w:t>
      </w:r>
      <ns3:oMath>
        <ns3:r>
          <ns3:rPr>
            <ns3:sty ns3:val="p"/>
          </ns3:rPr>
          <w:rPr>
            <w:rFonts w:ascii="Cambria Math" w:hAnsi="Cambria Math" w:hint="eastAsia"/>
            <w:szCs w:val="21"/>
          </w:rPr>
          <ns3:t>Δ</ns3:t>
        </ns3:r>
        <ns3:r>
          <w:rPr>
            <w:rFonts w:ascii="Cambria Math" w:hAnsi="Cambria Math"/>
            <w:szCs w:val="21"/>
            <w:lang w:eastAsia="zh-CN"/>
          </w:rPr>
          <ns3:t>t</ns3:t>
        </ns3:r>
      </ns3:oMath>
      <w:r>
        <w:rPr>
          <w:lang w:eastAsia="zh-CN"/>
        </w:rPr>
        <w:t>为采样时间间隔，</w:t>
      </w:r>
      <ns3:oMath>
        <ns3:sSub>
          <ns3:sSubPr>
            <ns3:ctrlPr>
              <w:rPr>
                <w:rFonts w:ascii="Cambria Math" w:hAnsi="Cambria Math"/>
                <w:i/>
                <w:szCs w:val="21"/>
              </w:rPr>
            </ns3:ctrlPr>
          </ns3:sSubPr>
          <ns3:e>
            <ns3:r>
              <w:rPr>
                <w:rFonts w:ascii="Cambria Math" w:hAnsi="Cambria Math"/>
                <w:szCs w:val="21"/>
                <w:lang w:eastAsia="zh-CN"/>
              </w:rPr>
              <ns3:t>τ</ns3:t>
            </ns3:r>
          </ns3:e>
          <ns3:sub>
            <ns3:r>
              <w:rPr>
                <w:rFonts w:ascii="Cambria Math" w:hAnsi="Cambria Math"/>
                <w:szCs w:val="21"/>
                <w:lang w:eastAsia="zh-CN"/>
              </w:rPr>
              <ns3:t>t</ns3:t>
            </ns3:r>
            <ns3:r>
              <w:rPr>
                <w:rFonts w:ascii="Cambria Math" w:hAnsi="Cambria Math"/>
                <w:szCs w:val="21"/>
                <w:lang w:eastAsia="zh-CN"/>
              </w:rPr>
              <ns3:t>h</ns3:t>
            </ns3:r>
          </ns3:sub>
        </ns3:sSub>
      </ns3:oMath>
      <w:r>
        <w:rPr>
          <w:lang w:eastAsia="zh-CN"/>
        </w:rPr>
        <w:t>为热时间常数，二者量纲相同，通常均以秒为单位，因此</w:t>
      </w:r>
      <ns3:oMath>
        <ns3:r>
          <ns3:rPr>
            <ns3:sty ns3:val="p"/>
          </ns3:rPr>
          <w:rPr>
            <w:rFonts w:ascii="Cambria Math" w:hAnsi="Cambria Math" w:hint="eastAsia"/>
            <w:szCs w:val="21"/>
          </w:rPr>
          <ns3:t>Δ</ns3:t>
        </ns3:r>
        <ns3:r>
          <w:rPr>
            <w:rFonts w:ascii="Cambria Math" w:hAnsi="Cambria Math"/>
            <w:szCs w:val="21"/>
            <w:lang w:eastAsia="zh-CN"/>
          </w:rPr>
          <ns3:t>t</ns3:t>
        </ns3:r>
        <ns3:r>
          <ns3:rPr>
            <ns3:lit/>
          </ns3:rPr>
          <w:rPr>
            <w:rFonts w:ascii="Cambria Math" w:hAnsi="Cambria Math"/>
            <w:szCs w:val="21"/>
            <w:lang w:eastAsia="zh-CN"/>
          </w:rPr>
          <ns3:t>/</ns3:t>
        </ns3:r>
        <ns3:sSub>
          <ns3:sSubPr>
            <ns3:ctrlPr>
              <w:rPr>
                <w:rFonts w:ascii="Cambria Math" w:hAnsi="Cambria Math"/>
                <w:i/>
                <w:szCs w:val="21"/>
              </w:rPr>
            </ns3:ctrlPr>
          </ns3:sSubPr>
          <ns3:e>
            <ns3:r>
              <w:rPr>
                <w:rFonts w:ascii="Cambria Math" w:hAnsi="Cambria Math"/>
                <w:szCs w:val="21"/>
                <w:lang w:eastAsia="zh-CN"/>
              </w:rPr>
              <ns3:t>τ</ns3:t>
            </ns3:r>
          </ns3:e>
          <ns3:sub>
            <ns3:r>
              <w:rPr>
                <w:rFonts w:ascii="Cambria Math" w:hAnsi="Cambria Math"/>
                <w:szCs w:val="21"/>
                <w:lang w:eastAsia="zh-CN"/>
              </w:rPr>
              <ns3:t>t</ns3:t>
            </ns3:r>
            <ns3:r>
              <w:rPr>
                <w:rFonts w:ascii="Cambria Math" w:hAnsi="Cambria Math"/>
                <w:szCs w:val="21"/>
                <w:lang w:eastAsia="zh-CN"/>
              </w:rPr>
              <ns3:t>h</ns3:t>
            </ns3:r>
          </ns3:sub>
        </ns3:sSub>
      </ns3:oMath>
      <w:r>
        <w:rPr>
          <w:lang w:eastAsia="zh-CN"/>
        </w:rPr>
        <w:t>为无量纲，指数函数输入满足量纲要求。</w:t>
      </w:r>
    </w:p>
    <w:p ns2:paraId="3218A6FC" ns2:textId="77777777" w:rsidR="00381E82" w:rsidRDefault="0070692E" w:rsidP="008375AF">
      <w:pPr>
        <w:jc w:val="both"/>
        <w:rPr>
          <w:lang w:eastAsia="zh-CN"/>
        </w:rPr>
      </w:pPr>
      <w:r>
        <w:rPr>
          <w:lang w:eastAsia="zh-CN"/>
        </w:rPr>
        <w:t>此外，公式（</w:t>
      </w:r>
      <w:r>
        <w:rPr>
          <w:lang w:eastAsia="zh-CN"/>
        </w:rPr>
        <w:t>2</w:t>
      </w:r>
      <w:r>
        <w:rPr>
          <w:lang w:eastAsia="zh-CN"/>
        </w:rPr>
        <w:t>）和公式（</w:t>
      </w:r>
      <w:r>
        <w:rPr>
          <w:lang w:eastAsia="zh-CN"/>
        </w:rPr>
        <w:t>3</w:t>
      </w:r>
      <w:r>
        <w:rPr>
          <w:lang w:eastAsia="zh-CN"/>
        </w:rPr>
        <w:t>）与上述公式（</w:t>
      </w:r>
      <w:r>
        <w:rPr>
          <w:lang w:eastAsia="zh-CN"/>
        </w:rPr>
        <w:t>1</w:t>
      </w:r>
      <w:r>
        <w:rPr>
          <w:lang w:eastAsia="zh-CN"/>
        </w:rPr>
        <w:t>）之间相关联，它们之间的逻辑关系和推导过程如下：</w:t>
      </w:r>
    </w:p>
    <w:p ns2:paraId="76CAD7E7" ns2:textId="7DBF05AB" w:rsidR="00381E82" w:rsidRDefault="0070692E" w:rsidP="008375AF">
      <w:pPr>
        <w:jc w:val="both"/>
        <w:rPr>
          <w:lang w:eastAsia="zh-CN"/>
        </w:rPr>
      </w:pPr>
      <w:r>
        <w:rPr>
          <w:lang w:eastAsia="zh-CN"/>
        </w:rPr>
        <w:t>由公式（</w:t>
      </w:r>
      <w:r>
        <w:rPr>
          <w:lang w:eastAsia="zh-CN"/>
        </w:rPr>
        <w:t>1</w:t>
      </w:r>
      <w:r>
        <w:rPr>
          <w:lang w:eastAsia="zh-CN"/>
        </w:rPr>
        <w:t>）得到的</w:t>
      </w:r>
      <ns3:oMath>
        <ns3:r>
          <w:rPr>
            <w:rFonts w:ascii="Cambria Math" w:hAnsi="Cambria Math"/>
            <w:szCs w:val="21"/>
            <w:lang w:eastAsia="zh-CN"/>
          </w:rPr>
          <ns3:t>x</ns3:t>
        </ns3:r>
        <ns3:d>
          <ns3:dPr>
            <ns3:ctrlPr>
              <w:rPr>
                <w:rFonts w:ascii="Cambria Math" w:hAnsi="Cambria Math"/>
                <w:i/>
                <w:szCs w:val="21"/>
              </w:rPr>
            </ns3:ctrlPr>
          </ns3:dPr>
          <ns3:e>
            <ns3:r>
              <w:rPr>
                <w:rFonts w:ascii="Cambria Math" w:hAnsi="Cambria Math"/>
                <w:szCs w:val="21"/>
                <w:lang w:eastAsia="zh-CN"/>
              </w:rPr>
              <ns3:t>t</ns3:t>
            </ns3:r>
          </ns3:e>
        </ns3:d>
      </ns3:oMath>
      <w:r>
        <w:rPr>
          <w:lang w:eastAsia="zh-CN"/>
        </w:rPr>
        <w:t>表示在</w:t>
      </w:r>
      <w:r>
        <w:rPr>
          <w:lang w:eastAsia="zh-CN"/>
        </w:rPr>
        <w:t>“</w:t>
      </w:r>
      <w:r>
        <w:rPr>
          <w:lang w:eastAsia="zh-CN"/>
        </w:rPr>
        <w:t>外部测温点温度等于谐振器实际热状态</w:t>
      </w:r>
      <w:r>
        <w:rPr>
          <w:lang w:eastAsia="zh-CN"/>
        </w:rPr>
        <w:t>”</w:t>
      </w:r>
      <w:r>
        <w:rPr>
          <w:lang w:eastAsia="zh-CN"/>
        </w:rPr>
        <w:t>假设下的静态温度频偏；考虑热惯性后，以</w:t>
      </w:r>
      <ns3:oMath>
        <ns3:r>
          <w:rPr>
            <w:rFonts w:ascii="Cambria Math" w:hAnsi="Cambria Math"/>
            <w:szCs w:val="21"/>
            <w:lang w:eastAsia="zh-CN"/>
          </w:rPr>
          <ns3:t>y</ns3:t>
        </ns3:r>
        <ns3:d>
          <ns3:dPr>
            <ns3:ctrlPr>
              <w:rPr>
                <w:rFonts w:ascii="Cambria Math" w:hAnsi="Cambria Math"/>
                <w:i/>
                <w:szCs w:val="21"/>
              </w:rPr>
            </ns3:ctrlPr>
          </ns3:dPr>
          <ns3:e>
            <ns3:r>
              <w:rPr>
                <w:rFonts w:ascii="Cambria Math" w:hAnsi="Cambria Math"/>
                <w:szCs w:val="21"/>
                <w:lang w:eastAsia="zh-CN"/>
              </w:rPr>
              <ns3:t>t</ns3:t>
            </ns3:r>
          </ns3:e>
        </ns3:d>
      </ns3:oMath>
      <w:r>
        <w:rPr>
          <w:lang w:eastAsia="zh-CN"/>
        </w:rPr>
        <w:t>表示真实作用于谐振器频率的动态温度频偏，以</w:t>
      </w:r>
      <ns3:oMath>
        <ns3:r>
          <w:rPr>
            <w:rFonts w:ascii="Cambria Math" w:hAnsi="Cambria Math"/>
            <w:szCs w:val="21"/>
            <w:lang w:eastAsia="zh-CN"/>
          </w:rPr>
          <ns3:t>x</ns3:t>
        </ns3:r>
        <ns3:d>
          <ns3:dPr>
            <ns3:ctrlPr>
              <w:rPr>
                <w:rFonts w:ascii="Cambria Math" w:hAnsi="Cambria Math"/>
                <w:i/>
                <w:szCs w:val="21"/>
              </w:rPr>
            </ns3:ctrlPr>
          </ns3:dPr>
          <ns3:e>
            <ns3:r>
              <w:rPr>
                <w:rFonts w:ascii="Cambria Math" w:hAnsi="Cambria Math"/>
                <w:szCs w:val="21"/>
                <w:lang w:eastAsia="zh-CN"/>
              </w:rPr>
              <ns3:t>t</ns3:t>
            </ns3:r>
          </ns3:e>
        </ns3:d>
      </ns3:oMath>
      <w:r>
        <w:rPr>
          <w:lang w:eastAsia="zh-CN"/>
        </w:rPr>
        <w:t>表示由外部温度映射得到的静态温度频偏，则可将热传导滞后过程写成一阶连续模型</w:t>
      </w:r>
    </w:p>
    <w:p ns2:paraId="39398DF0" ns2:textId="5CA260C6" w:rsidR="00CC1269" w:rsidRPr="00CC1269" w:rsidRDefault="0070692E">
      <w:pPr>
        <w:jc w:val="center"/>
        <w:rPr>
          <w:rFonts w:eastAsia="宋体" w:hint="eastAsia"/>
          <w:i/>
          <w:lang w:eastAsia="zh-CN"/>
        </w:rPr>
      </w:pPr>
      <ns3:oMathPara>
        <ns3:oMath>
          <ns3:sSub>
            <ns3:sSubPr>
              <ns3:ctrlPr>
                <w:rPr>
                  <w:rFonts w:ascii="Cambria Math" w:eastAsia="宋体" w:hAnsi="Cambria Math"/>
                  <w:i/>
                  <w:lang w:eastAsia="zh-CN"/>
                </w:rPr>
              </ns3:ctrlPr>
            </ns3:sSubPr>
            <ns3:e>
              <ns3:r>
                <w:rPr>
                  <w:rFonts w:ascii="Cambria Math" w:eastAsia="宋体" w:hAnsi="Cambria Math"/>
                  <w:lang w:eastAsia="zh-CN"/>
                </w:rPr>
                <ns3:t>τ</ns3:t>
              </ns3:r>
            </ns3:e>
            <ns3:sub>
              <ns3:r>
                <w:rPr>
                  <w:rFonts w:ascii="Cambria Math" w:eastAsia="宋体" w:hAnsi="Cambria Math"/>
                  <w:lang w:eastAsia="zh-CN"/>
                </w:rPr>
                <ns3:t>th</ns3:t>
              </ns3:r>
            </ns3:sub>
          </ns3:sSub>
          <ns3:f>
            <ns3:fPr>
              <ns3:ctrlPr>
                <w:rPr>
                  <w:rFonts w:ascii="Cambria Math" w:eastAsia="宋体" w:hAnsi="Cambria Math"/>
                  <w:i/>
                  <w:lang w:eastAsia="zh-CN"/>
                </w:rPr>
              </ns3:ctrlPr>
            </ns3:fPr>
            <ns3:num>
              <ns3:box>
                <ns3:boxPr>
                  <ns3:diff ns3:val="1"/>
                  <ns3:ctrlPr>
                    <w:rPr>
                      <w:rFonts w:ascii="Cambria Math" w:eastAsia="宋体" w:hAnsi="Cambria Math"/>
                      <w:i/>
                      <w:lang w:eastAsia="zh-CN"/>
                    </w:rPr>
                  </ns3:ctrlPr>
                </ns3:boxPr>
                <ns3:e>
                  <ns3:r>
                    <w:rPr>
                      <w:rFonts w:ascii="Cambria Math" w:eastAsia="宋体" w:hAnsi="Cambria Math"/>
                    </w:rPr>
                    <ns3:t>dy</ns3:t>
                  </ns3:r>
                </ns3:e>
              </ns3:box>
              <ns3:r>
                <w:rPr>
                  <w:rFonts w:ascii="Cambria Math" w:eastAsia="宋体" w:hAnsi="Cambria Math"/>
                  <w:lang w:eastAsia="zh-CN"/>
                </w:rPr>
                <ns3:t>(t)</ns3:t>
              </ns3:r>
            </ns3:num>
            <ns3:den>
              <ns3:r>
                <w:rPr>
                  <w:rFonts w:ascii="Cambria Math" w:eastAsia="宋体" w:hAnsi="Cambria Math"/>
                  <w:lang w:eastAsia="zh-CN"/>
                </w:rPr>
                <ns3:t>dt</ns3:t>
              </ns3:r>
            </ns3:den>
          </ns3:f>
          <ns3:r>
            <w:rPr>
              <w:rFonts w:ascii="Cambria Math" w:eastAsia="宋体" w:hAnsi="Cambria Math"/>
              <w:lang w:eastAsia="zh-CN"/>
            </w:rPr>
            <ns3:t>+y(t)=x(t)</ns3:t>
          </ns3:r>
        </ns3:oMath>
      </ns3:oMathPara>
    </w:p>
    <w:p ns2:paraId="7948E92E" ns2:textId="4324707D" w:rsidR="00381E82" w:rsidRDefault="0070692E">
      <w:pPr>
        <w:rPr>
          <w:lang w:eastAsia="zh-CN"/>
        </w:rPr>
      </w:pPr>
      <w:r>
        <w:rPr>
          <w:lang w:eastAsia="zh-CN"/>
        </w:rPr>
        <w:t>在每个采样周期内将</w:t>
      </w:r>
      <ns3:oMath>
        <ns3:r>
          <w:rPr>
            <w:rFonts w:ascii="Cambria Math" w:eastAsia="宋体" w:hAnsi="Cambria Math"/>
            <w:lang w:eastAsia="zh-CN"/>
          </w:rPr>
          <ns3:t>x</ns3:t>
        </ns3:r>
        <ns3:r>
          <w:rPr>
            <w:rFonts w:ascii="Cambria Math" w:eastAsia="宋体" w:hAnsi="Cambria Math"/>
            <w:lang w:eastAsia="zh-CN"/>
          </w:rPr>
          <ns3:t>(</ns3:t>
        </ns3:r>
        <ns3:r>
          <w:rPr>
            <w:rFonts w:ascii="Cambria Math" w:eastAsia="宋体" w:hAnsi="Cambria Math"/>
            <w:lang w:eastAsia="zh-CN"/>
          </w:rPr>
          <ns3:t>t</ns3:t>
        </ns3:r>
        <ns3:r>
          <w:rPr>
            <w:rFonts w:ascii="Cambria Math" w:eastAsia="宋体" w:hAnsi="Cambria Math"/>
            <w:lang w:eastAsia="zh-CN"/>
          </w:rPr>
          <ns3:t>)</ns3:t>
        </ns3:r>
      </ns3:oMath>
      <w:r>
        <w:rPr>
          <w:lang w:eastAsia="zh-CN"/>
        </w:rPr>
        <w:t>视为分段常值，对上式离散化后得到</w:t>
      </w:r>
    </w:p>
    <w:p ns2:paraId="53C89C1F" ns2:textId="64F286A9" w:rsidR="00CC1269" w:rsidRPr="00CC1269" w:rsidRDefault="00CC1269">
      <w:pPr>
        <w:jc w:val="center"/>
        <w:rPr>
          <w:rFonts w:eastAsia="宋体" w:hint="eastAsia"/>
          <w:i/>
          <w:lang w:eastAsia="zh-CN"/>
        </w:rPr>
      </w:pPr>
      <ns3:oMathPara>
        <ns3:oMath>
          <ns3:r>
            <w:rPr>
              <w:rFonts w:ascii="Cambria Math" w:eastAsia="宋体" w:hAnsi="Cambria Math"/>
              <w:lang w:eastAsia="zh-CN"/>
            </w:rPr>
            <ns3:t>y(t)=</ns3:t>
          </ns3:r>
          <ns3:sSup>
            <ns3:sSupPr>
              <ns3:ctrlPr>
                <w:rPr>
                  <w:rFonts w:ascii="Cambria Math" w:eastAsia="宋体" w:hAnsi="Cambria Math"/>
                  <w:i/>
                  <w:lang w:eastAsia="zh-CN"/>
                </w:rPr>
              </ns3:ctrlPr>
            </ns3:sSupPr>
            <ns3:e>
              <ns3:r>
                <w:rPr>
                  <w:rFonts w:ascii="Cambria Math" w:eastAsia="宋体" w:hAnsi="Cambria Math"/>
                  <w:lang w:eastAsia="zh-CN"/>
                </w:rPr>
                <ns3:t>e</ns3:t>
              </ns3:r>
            </ns3:e>
            <ns3:sup>
              <ns3:r>
                <w:rPr>
                  <w:rFonts w:ascii="Cambria Math" w:eastAsia="宋体" w:hAnsi="Cambria Math"/>
                  <w:lang w:eastAsia="zh-CN"/>
                </w:rPr>
                <ns3:t>(-</ns3:t>
              </ns3:r>
              <ns3:f>
                <ns3:fPr>
                  <ns3:ctrlPr>
                    <w:rPr>
                      <w:rFonts w:ascii="Cambria Math" w:eastAsia="宋体" w:hAnsi="Cambria Math"/>
                      <w:i/>
                      <w:lang w:eastAsia="zh-CN"/>
                    </w:rPr>
                  </ns3:ctrlPr>
                </ns3:fPr>
                <ns3:num>
                  <ns3:r>
                    <w:rPr>
                      <w:rFonts w:ascii="Cambria Math" w:eastAsia="宋体" w:hAnsi="Cambria Math"/>
                      <w:lang w:eastAsia="zh-CN"/>
                    </w:rPr>
                    <ns3:t>∆t</ns3:t>
                  </ns3:r>
                </ns3:num>
                <ns3:den>
                  <ns3:sSub>
                    <ns3:sSubPr>
                      <ns3:ctrlPr>
                        <w:rPr>
                          <w:rFonts w:ascii="Cambria Math" w:eastAsia="宋体" w:hAnsi="Cambria Math"/>
                          <w:i/>
                          <w:lang w:eastAsia="zh-CN"/>
                        </w:rPr>
                      </ns3:ctrlPr>
                    </ns3:sSubPr>
                    <ns3:e>
                      <ns3:r>
                        <w:rPr>
                          <w:rFonts w:ascii="Cambria Math" w:eastAsia="宋体" w:hAnsi="Cambria Math"/>
                          <w:lang w:eastAsia="zh-CN"/>
                        </w:rPr>
                        <ns3:t>τ</ns3:t>
                      </ns3:r>
                    </ns3:e>
                    <ns3:sub>
                      <ns3:r>
                        <w:rPr>
                          <w:rFonts w:ascii="Cambria Math" w:eastAsia="宋体" w:hAnsi="Cambria Math"/>
                          <w:lang w:eastAsia="zh-CN"/>
                        </w:rPr>
                        <ns3:t>th</ns3:t>
                      </ns3:r>
                    </ns3:sub>
                  </ns3:sSub>
                </ns3:den>
              </ns3:f>
              <ns3:r>
                <w:rPr>
                  <w:rFonts w:ascii="Cambria Math" w:eastAsia="宋体" w:hAnsi="Cambria Math"/>
                  <w:lang w:eastAsia="zh-CN"/>
                </w:rPr>
                <ns3:t>)</ns3:t>
              </ns3:r>
            </ns3:sup>
          </ns3:sSup>
          <ns3:r>
            <w:rPr>
              <w:rFonts w:ascii="Cambria Math" w:eastAsia="宋体" w:hAnsi="Cambria Math"/>
              <w:lang w:eastAsia="zh-CN"/>
            </w:rPr>
            <ns3:t>∙y(t-1)+[1-</ns3:t>
          </ns3:r>
          <ns3:sSup>
            <ns3:sSupPr>
              <ns3:ctrlPr>
                <w:rPr>
                  <w:rFonts w:ascii="Cambria Math" w:eastAsia="宋体" w:hAnsi="Cambria Math"/>
                  <w:i/>
                  <w:lang w:eastAsia="zh-CN"/>
                </w:rPr>
              </ns3:ctrlPr>
            </ns3:sSupPr>
            <ns3:e>
              <ns3:r>
                <w:rPr>
                  <w:rFonts w:ascii="Cambria Math" w:eastAsia="宋体" w:hAnsi="Cambria Math"/>
                  <w:lang w:eastAsia="zh-CN"/>
                </w:rPr>
                <ns3:t>e</ns3:t>
              </ns3:r>
            </ns3:e>
            <ns3:sup>
              <ns3:r>
                <w:rPr>
                  <w:rFonts w:ascii="Cambria Math" w:eastAsia="宋体" w:hAnsi="Cambria Math"/>
                  <w:lang w:eastAsia="zh-CN"/>
                </w:rPr>
                <ns3:t>(-</ns3:t>
              </ns3:r>
              <ns3:f>
                <ns3:fPr>
                  <ns3:ctrlPr>
                    <w:rPr>
                      <w:rFonts w:ascii="Cambria Math" w:eastAsia="宋体" w:hAnsi="Cambria Math"/>
                      <w:i/>
                      <w:lang w:eastAsia="zh-CN"/>
                    </w:rPr>
                  </ns3:ctrlPr>
                </ns3:fPr>
                <ns3:num>
                  <ns3:r>
                    <w:rPr>
                      <w:rFonts w:ascii="Cambria Math" w:eastAsia="宋体" w:hAnsi="Cambria Math"/>
                      <w:lang w:eastAsia="zh-CN"/>
                    </w:rPr>
                    <ns3:t>∆t</ns3:t>
                  </ns3:r>
                </ns3:num>
                <ns3:den>
                  <ns3:sSub>
                    <ns3:sSubPr>
                      <ns3:ctrlPr>
                        <w:rPr>
                          <w:rFonts w:ascii="Cambria Math" w:eastAsia="宋体" w:hAnsi="Cambria Math"/>
                          <w:i/>
                          <w:lang w:eastAsia="zh-CN"/>
                        </w:rPr>
                      </ns3:ctrlPr>
                    </ns3:sSubPr>
                    <ns3:e>
                      <ns3:r>
                        <w:rPr>
                          <w:rFonts w:ascii="Cambria Math" w:eastAsia="宋体" w:hAnsi="Cambria Math"/>
                          <w:lang w:eastAsia="zh-CN"/>
                        </w:rPr>
                        <ns3:t>τ</ns3:t>
                      </ns3:r>
                    </ns3:e>
                    <ns3:sub>
                      <ns3:r>
                        <w:rPr>
                          <w:rFonts w:ascii="Cambria Math" w:eastAsia="宋体" w:hAnsi="Cambria Math"/>
                          <w:lang w:eastAsia="zh-CN"/>
                        </w:rPr>
                        <ns3:t>th</ns3:t>
                      </ns3:r>
                    </ns3:sub>
                  </ns3:sSub>
                </ns3:den>
              </ns3:f>
              <ns3:r>
                <w:rPr>
                  <w:rFonts w:ascii="Cambria Math" w:eastAsia="宋体" w:hAnsi="Cambria Math"/>
                  <w:lang w:eastAsia="zh-CN"/>
                </w:rPr>
                <ns3:t>)</ns3:t>
              </ns3:r>
            </ns3:sup>
          </ns3:sSup>
          <ns3:r>
            <w:rPr>
              <w:rFonts w:ascii="Cambria Math" w:eastAsia="宋体" w:hAnsi="Cambria Math"/>
              <w:lang w:eastAsia="zh-CN"/>
            </w:rPr>
            <ns3:t>]∙x(t)</ns3:t>
          </ns3:r>
        </ns3:oMath>
      </ns3:oMathPara>
    </w:p>
    <w:p ns2:paraId="47C56784" ns2:textId="0499701E" w:rsidR="00381E82" w:rsidRDefault="0070692E">
      <w:pPr>
        <w:rPr>
          <w:lang w:eastAsia="zh-CN"/>
        </w:rPr>
      </w:pPr>
      <w:r>
        <w:rPr>
          <w:lang w:eastAsia="zh-CN"/>
        </w:rPr>
        <w:t>记</w:t>
      </w:r>
      <ns3:oMath>
        <ns3:r>
          <w:rPr>
            <w:rFonts w:ascii="Cambria Math" w:hAnsi="Cambria Math"/>
            <w:szCs w:val="21"/>
            <w:lang w:eastAsia="zh-CN"/>
          </w:rPr>
          <ns3:t>a</ns3:t>
        </ns3:r>
        <ns3:r>
          <w:rPr>
            <w:rFonts w:ascii="Cambria Math" w:hAnsi="Cambria Math"/>
            <w:szCs w:val="21"/>
            <w:lang w:eastAsia="zh-CN"/>
          </w:rPr>
          <ns3:t>=</ns3:t>
        </ns3:r>
        <ns3:sSup>
          <ns3:sSupPr>
            <ns3:ctrlPr>
              <w:rPr>
                <w:rFonts w:ascii="Cambria Math" w:hAnsi="Cambria Math"/>
                <w:i/>
                <w:szCs w:val="21"/>
              </w:rPr>
            </ns3:ctrlPr>
          </ns3:sSupPr>
          <ns3:e>
            <ns3:r>
              <w:rPr>
                <w:rFonts w:ascii="Cambria Math" w:hAnsi="Cambria Math"/>
                <w:szCs w:val="21"/>
                <w:lang w:eastAsia="zh-CN"/>
              </w:rPr>
              <ns3:t>e</ns3:t>
            </ns3:r>
          </ns3:e>
          <ns3:sup>
            <ns3:r>
              <w:rPr>
                <w:rFonts w:ascii="Cambria Math" w:hAnsi="Cambria Math"/>
                <w:szCs w:val="21"/>
                <w:lang w:eastAsia="zh-CN"/>
              </w:rPr>
              <ns3:t>-</ns3:t>
            </ns3:r>
            <ns3:r>
              <w:rPr>
                <w:rFonts w:ascii="Cambria Math" w:hAnsi="Cambria Math" w:hint="eastAsia"/>
                <w:szCs w:val="21"/>
                <w:lang w:eastAsia="zh-CN"/>
              </w:rPr>
              <ns3:t>Δ</ns3:t>
            </ns3:r>
            <ns3:r>
              <w:rPr>
                <w:rFonts w:ascii="Cambria Math" w:hAnsi="Cambria Math"/>
                <w:szCs w:val="21"/>
                <w:lang w:eastAsia="zh-CN"/>
              </w:rPr>
              <ns3:t>t</ns3:t>
            </ns3:r>
            <ns3:r>
              <ns3:rPr>
                <ns3:lit/>
              </ns3:rPr>
              <w:rPr>
                <w:rFonts w:ascii="Cambria Math" w:hAnsi="Cambria Math"/>
                <w:szCs w:val="21"/>
                <w:lang w:eastAsia="zh-CN"/>
              </w:rPr>
              <ns3:t>/</ns3:t>
            </ns3:r>
            <ns3:sSub>
              <ns3:sSubPr>
                <ns3:ctrlPr>
                  <w:rPr>
                    <w:rFonts w:ascii="Cambria Math" w:hAnsi="Cambria Math"/>
                    <w:i/>
                    <w:szCs w:val="21"/>
                  </w:rPr>
                </ns3:ctrlPr>
              </ns3:sSubPr>
              <ns3:e>
                <ns3:r>
                  <w:rPr>
                    <w:rFonts w:ascii="Cambria Math" w:hAnsi="Cambria Math"/>
                    <w:szCs w:val="21"/>
                    <w:lang w:eastAsia="zh-CN"/>
                  </w:rPr>
                  <ns3:t>τ</ns3:t>
                </ns3:r>
              </ns3:e>
              <ns3:sub>
                <ns3:r>
                  <w:rPr>
                    <w:rFonts w:ascii="Cambria Math" w:hAnsi="Cambria Math"/>
                    <w:szCs w:val="21"/>
                    <w:lang w:eastAsia="zh-CN"/>
                  </w:rPr>
                  <ns3:t>t</ns3:t>
                </ns3:r>
                <ns3:r>
                  <w:rPr>
                    <w:rFonts w:ascii="Cambria Math" w:hAnsi="Cambria Math"/>
                    <w:szCs w:val="21"/>
                    <w:lang w:eastAsia="zh-CN"/>
                  </w:rPr>
                  <ns3:t>h</ns3:t>
                </ns3:r>
              </ns3:sub>
            </ns3:sSub>
          </ns3:sup>
        </ns3:sSup>
      </ns3:oMath>
      <w:r>
        <w:rPr>
          <w:lang w:eastAsia="zh-CN"/>
        </w:rPr>
        <w:t>，即得到公式（</w:t>
      </w:r>
      <w:r>
        <w:rPr>
          <w:lang w:eastAsia="zh-CN"/>
        </w:rPr>
        <w:t>2</w:t>
      </w:r>
      <w:r>
        <w:rPr>
          <w:lang w:eastAsia="zh-CN"/>
        </w:rPr>
        <w:t>）和公式（</w:t>
      </w:r>
      <w:r>
        <w:rPr>
          <w:lang w:eastAsia="zh-CN"/>
        </w:rPr>
        <w:t>3</w:t>
      </w:r>
      <w:r>
        <w:rPr>
          <w:lang w:eastAsia="zh-CN"/>
        </w:rPr>
        <w:t>）。因此，公式（</w:t>
      </w:r>
      <w:r>
        <w:rPr>
          <w:lang w:eastAsia="zh-CN"/>
        </w:rPr>
        <w:t>2</w:t>
      </w:r>
      <w:r>
        <w:rPr>
          <w:lang w:eastAsia="zh-CN"/>
        </w:rPr>
        <w:t>）和公式（</w:t>
      </w:r>
      <w:r>
        <w:rPr>
          <w:lang w:eastAsia="zh-CN"/>
        </w:rPr>
        <w:t>3</w:t>
      </w:r>
      <w:r>
        <w:rPr>
          <w:lang w:eastAsia="zh-CN"/>
        </w:rPr>
        <w:t>）实质上是将论文中</w:t>
      </w:r>
      <w:r>
        <w:rPr>
          <w:lang w:eastAsia="zh-CN"/>
        </w:rPr>
        <w:t>“</w:t>
      </w:r>
      <w:r>
        <w:rPr>
          <w:lang w:eastAsia="zh-CN"/>
        </w:rPr>
        <w:t>当前温度</w:t>
      </w:r>
      <w:r>
        <w:rPr>
          <w:lang w:eastAsia="zh-CN"/>
        </w:rPr>
        <w:t>+</w:t>
      </w:r>
      <w:r>
        <w:rPr>
          <w:lang w:eastAsia="zh-CN"/>
        </w:rPr>
        <w:t>历史温度信息</w:t>
      </w:r>
      <w:r>
        <w:rPr>
          <w:lang w:eastAsia="zh-CN"/>
        </w:rPr>
        <w:t>”</w:t>
      </w:r>
      <w:r>
        <w:rPr>
          <w:lang w:eastAsia="zh-CN"/>
        </w:rPr>
        <w:t>和</w:t>
      </w:r>
      <w:r>
        <w:rPr>
          <w:lang w:eastAsia="zh-CN"/>
        </w:rPr>
        <w:t>“thermal lag”</w:t>
      </w:r>
      <w:r>
        <w:rPr>
          <w:lang w:eastAsia="zh-CN"/>
        </w:rPr>
        <w:t>所反映的动态热记忆效应，用单一热时间常数的递推状态量写成可计算的补偿模型。</w:t>
      </w:r>
    </w:p>
    <w:p ns2:paraId="7B210033" ns2:textId="14241565" w:rsidR="00381E82" w:rsidRDefault="0070692E" w:rsidP="008375AF">
      <w:pPr>
        <w:jc w:val="both"/>
        <w:rPr>
          <w:lang w:eastAsia="zh-CN"/>
        </w:rPr>
      </w:pPr>
      <w:r>
        <w:t>本申请说明书中，</w:t>
      </w:r>
      <w:ins w:id="14" w:author="Microsoft 帐户" w:date="2026-03-14T08:08:00Z">
        <w:r w:rsidR="00C52D99">
          <w:t>推导出的</w:t>
        </w:r>
      </w:ins>
      <w:r>
        <w:t>公式（</w:t>
      </w:r>
      <w:r>
        <w:t>4</w:t>
      </w:r>
      <w:r>
        <w:t>）</w:t>
      </w:r>
      <w:del w:id="15" w:author="Microsoft 帐户" w:date="2026-03-14T08:08:00Z">
        <w:r w:rsidDel="00C52D99">
          <w:delText>的</w:delText>
        </w:r>
      </w:del>
      <w:r>
        <w:t>来源是：</w:t>
      </w:r>
      <w:r>
        <w:t xml:space="preserve">Mark A. Haney </w:t>
      </w:r>
      <w:proofErr w:type="spellStart"/>
      <w:r>
        <w:t>的《</w:t>
      </w:r>
      <w:r>
        <w:t>Design</w:t>
      </w:r>
      <w:proofErr w:type="spellEnd"/>
      <w:r>
        <w:t xml:space="preserve"> Technique for Analog Temperature Compensation of Crystal Oscillators</w:t>
      </w:r>
      <w:r>
        <w:t>》（</w:t>
      </w:r>
      <w:r>
        <w:t>2001</w:t>
      </w:r>
      <w:r>
        <w:t>）、</w:t>
      </w:r>
      <w:r>
        <w:t xml:space="preserve">G. A. Warwick </w:t>
      </w:r>
      <w:proofErr w:type="spellStart"/>
      <w:r>
        <w:t>的《</w:t>
      </w:r>
      <w:r>
        <w:t>A</w:t>
      </w:r>
      <w:proofErr w:type="spellEnd"/>
      <w:r>
        <w:t xml:space="preserve"> Digital Technique for Temperature Compensation of Crystal Oscillators</w:t>
      </w:r>
      <w:r>
        <w:t>》（</w:t>
      </w:r>
      <w:r>
        <w:t xml:space="preserve">University of </w:t>
      </w:r>
      <w:proofErr w:type="spellStart"/>
      <w:r>
        <w:t>Bath</w:t>
      </w:r>
      <w:r>
        <w:t>）以及</w:t>
      </w:r>
      <w:proofErr w:type="spellEnd"/>
      <w:r>
        <w:t xml:space="preserve"> T. </w:t>
      </w:r>
      <w:proofErr w:type="spellStart"/>
      <w:r>
        <w:t>Haapala</w:t>
      </w:r>
      <w:proofErr w:type="spellEnd"/>
      <w:r>
        <w:t xml:space="preserve"> </w:t>
      </w:r>
      <w:proofErr w:type="spellStart"/>
      <w:r>
        <w:t>等论文《</w:t>
      </w:r>
      <w:r>
        <w:t>Temperature</w:t>
      </w:r>
      <w:proofErr w:type="spellEnd"/>
      <w:r>
        <w:t xml:space="preserve"> </w:t>
      </w:r>
      <w:r>
        <w:lastRenderedPageBreak/>
        <w:t xml:space="preserve">Compensation of Crystal References </w:t>
      </w:r>
      <w:r>
        <w:t>in NB-</w:t>
      </w:r>
      <w:proofErr w:type="spellStart"/>
      <w:r>
        <w:t>IoT</w:t>
      </w:r>
      <w:proofErr w:type="spellEnd"/>
      <w:r>
        <w:t xml:space="preserve"> Modems</w:t>
      </w:r>
      <w:r>
        <w:t>》（</w:t>
      </w:r>
      <w:r>
        <w:t>IEEE Transactions on Circuits and Systems-I</w:t>
      </w:r>
      <w:r>
        <w:t>，</w:t>
      </w:r>
      <w:r>
        <w:t>2020</w:t>
      </w:r>
      <w:r>
        <w:t>）均将温度引起的频率偏移建模后，再据此对振荡器输出进行补偿。</w:t>
      </w:r>
      <w:r>
        <w:rPr>
          <w:lang w:eastAsia="zh-CN"/>
        </w:rPr>
        <w:t>本申请据此将动态温度频偏作为待扣除项，得到补偿后的频率输出：</w:t>
      </w:r>
    </w:p>
    <w:p ns2:paraId="1CCF4D76" ns2:textId="67D74C76" w:rsidR="008375AF" w:rsidRPr="00996484" w:rsidRDefault="0070692E" w:rsidP="008375AF">
      <w:pPr>
        <w:spacing w:line="360" w:lineRule="auto"/>
        <w:jc w:val="right"/>
        <w:rPr>
          <w:rFonts w:ascii="Cambria Math" w:hAnsi="Cambria Math"/>
          <w:lang w:eastAsia="zh-CN"/>
          <w:oMath/>
        </w:rPr>
      </w:pPr>
      <ns3:oMath>
        <ns3:sSub>
          <ns3:sSubPr>
            <ns3:ctrlPr>
              <w:rPr>
                <w:rFonts w:ascii="Cambria Math" w:hAnsi="Cambria Math"/>
                <w:i/>
              </w:rPr>
            </ns3:ctrlPr>
          </ns3:sSubPr>
          <ns3:e>
            <ns3:r>
              <w:rPr>
                <w:rFonts w:ascii="Cambria Math" w:hAnsi="Cambria Math"/>
                <w:lang w:eastAsia="zh-CN"/>
              </w:rPr>
              <ns3:t>f</ns3:t>
            </ns3:r>
          </ns3:e>
          <ns3:sub>
            <ns3:r>
              <w:rPr>
                <w:rFonts w:ascii="Cambria Math" w:hAnsi="Cambria Math"/>
                <w:lang w:eastAsia="zh-CN"/>
              </w:rPr>
              <ns3:t>c</ns3:t>
            </ns3:r>
          </ns3:sub>
        </ns3:sSub>
        <ns3:d>
          <ns3:dPr>
            <ns3:ctrlPr>
              <w:rPr>
                <w:rFonts w:ascii="Cambria Math" w:hAnsi="Cambria Math"/>
                <w:i/>
              </w:rPr>
            </ns3:ctrlPr>
          </ns3:dPr>
          <ns3:e>
            <ns3:r>
              <w:rPr>
                <w:rFonts w:ascii="Cambria Math" w:hAnsi="Cambria Math"/>
                <w:lang w:eastAsia="zh-CN"/>
              </w:rPr>
              <ns3:t>t</ns3:t>
            </ns3:r>
          </ns3:e>
        </ns3:d>
        <ns3:r>
          <w:rPr>
            <w:rFonts w:ascii="Cambria Math" w:hAnsi="Cambria Math"/>
            <w:lang w:eastAsia="zh-CN"/>
          </w:rPr>
          <ns3:t>=</ns3:t>
        </ns3:r>
        <ns3:sSub>
          <ns3:sSubPr>
            <ns3:ctrlPr>
              <w:rPr>
                <w:rFonts w:ascii="Cambria Math" w:hAnsi="Cambria Math"/>
                <w:i/>
              </w:rPr>
            </ns3:ctrlPr>
          </ns3:sSubPr>
          <ns3:e>
            <ns3:r>
              <w:rPr>
                <w:rFonts w:ascii="Cambria Math" w:hAnsi="Cambria Math"/>
                <w:lang w:eastAsia="zh-CN"/>
              </w:rPr>
              <ns3:t>f</ns3:t>
            </ns3:r>
          </ns3:e>
          <ns3:sub>
            <ns3:r>
              <w:rPr>
                <w:rFonts w:ascii="Cambria Math" w:hAnsi="Cambria Math"/>
                <w:lang w:eastAsia="zh-CN"/>
              </w:rPr>
              <ns3:t>m</ns3:t>
            </ns3:r>
          </ns3:sub>
        </ns3:sSub>
        <ns3:d>
          <ns3:dPr>
            <ns3:ctrlPr>
              <w:rPr>
                <w:rFonts w:ascii="Cambria Math" w:hAnsi="Cambria Math"/>
                <w:i/>
              </w:rPr>
            </ns3:ctrlPr>
          </ns3:dPr>
          <ns3:e>
            <ns3:r>
              <w:rPr>
                <w:rFonts w:ascii="Cambria Math" w:hAnsi="Cambria Math"/>
                <w:lang w:eastAsia="zh-CN"/>
              </w:rPr>
              <ns3:t>t</ns3:t>
            </ns3:r>
          </ns3:e>
        </ns3:d>
        <ns3:r>
          <w:rPr>
            <w:rFonts w:ascii="Cambria Math" w:hAnsi="Cambria Math"/>
            <w:lang w:eastAsia="zh-CN"/>
          </w:rPr>
          <ns3:t>-y</ns3:t>
        </ns3:r>
        <ns3:d>
          <ns3:dPr>
            <ns3:ctrlPr>
              <w:rPr>
                <w:rFonts w:ascii="Cambria Math" w:hAnsi="Cambria Math"/>
                <w:i/>
              </w:rPr>
            </ns3:ctrlPr>
          </ns3:dPr>
          <ns3:e>
            <ns3:r>
              <w:rPr>
                <w:rFonts w:ascii="Cambria Math" w:hAnsi="Cambria Math"/>
                <w:lang w:eastAsia="zh-CN"/>
              </w:rPr>
              <ns3:t>t</ns3:t>
            </ns3:r>
          </ns3:e>
        </ns3:d>
      </ns3:oMath>
      <w:r w:rsidR="008375AF">
        <w:rPr>
          <w:rFonts w:eastAsiaTheme="majorEastAsia" w:hint="eastAsia"/>
          <w:lang w:eastAsia="zh-CN"/>
        </w:rPr>
        <w:t xml:space="preserve">                  </w:t>
      </w:r>
      <w:r w:rsidR="008375AF">
        <w:rPr>
          <w:rFonts w:eastAsia="宋体" w:hint="eastAsia"/>
          <w:lang w:eastAsia="zh-CN"/>
        </w:rPr>
        <w:t xml:space="preserve">                            </w:t>
      </w:r>
      <w:r w:rsidR="008375AF">
        <w:rPr>
          <w:rFonts w:eastAsiaTheme="majorEastAsia" w:hint="eastAsia"/>
          <w:lang w:eastAsia="zh-CN"/>
        </w:rPr>
        <w:t xml:space="preserve">              </w:t>
      </w:r>
      <w:r w:rsidR="008375AF" w:rsidRPr="00996484">
        <w:rPr>
          <w:rFonts w:eastAsiaTheme="majorEastAsia"/>
          <w:lang w:eastAsia="zh-CN"/>
        </w:rPr>
        <w:t>(4)</w:t>
      </w:r>
    </w:p>
    <w:p ns2:paraId="0D78F9C8" ns2:textId="5570AAE4" w:rsidR="00381E82" w:rsidRDefault="0070692E" w:rsidP="008375AF">
      <w:pPr>
        <w:jc w:val="both"/>
        <w:rPr>
          <w:lang w:eastAsia="zh-CN"/>
        </w:rPr>
      </w:pPr>
      <w:r>
        <w:rPr>
          <w:lang w:eastAsia="zh-CN"/>
        </w:rPr>
        <w:t>该公式（</w:t>
      </w:r>
      <w:r>
        <w:rPr>
          <w:lang w:eastAsia="zh-CN"/>
        </w:rPr>
        <w:t>4</w:t>
      </w:r>
      <w:r>
        <w:rPr>
          <w:lang w:eastAsia="zh-CN"/>
        </w:rPr>
        <w:t>）左右两边的物理量纲均为频率量或频率偏差量</w:t>
      </w:r>
      <w:del w:id="16" w:author="Microsoft 帐户" w:date="2026-03-14T08:09:00Z">
        <w:r w:rsidDel="00C52D99">
          <w:rPr>
            <w:lang w:eastAsia="zh-CN"/>
          </w:rPr>
          <w:delText>，</w:delText>
        </w:r>
        <w:r w:rsidDel="00C52D99">
          <w:rPr>
            <w:rFonts w:ascii="宋体" w:eastAsia="宋体" w:hAnsi="宋体" w:hint="eastAsia"/>
            <w:lang w:eastAsia="zh-CN"/>
          </w:rPr>
          <w:delText>符合常理</w:delText>
        </w:r>
      </w:del>
      <w:ins w:id="17" w:author="Microsoft 帐户" w:date="2026-03-14T08:09:00Z">
        <w:r w:rsidR="00C52D99">
          <w:rPr>
            <w:rFonts w:ascii="宋体" w:eastAsia="宋体" w:hAnsi="宋体" w:hint="eastAsia"/>
            <w:lang w:eastAsia="zh-CN"/>
          </w:rPr>
          <w:t>符合</w:t>
        </w:r>
        <w:r w:rsidR="00C52D99">
          <w:rPr>
            <w:lang w:eastAsia="zh-CN"/>
          </w:rPr>
          <w:t>已有文献经验</w:t>
        </w:r>
      </w:ins>
      <w:r>
        <w:rPr>
          <w:lang w:eastAsia="zh-CN"/>
        </w:rPr>
        <w:t>。其中，</w:t>
      </w:r>
      <ns3:oMath>
        <ns3:sSub>
          <ns3:sSubPr>
            <ns3:ctrlPr>
              <w:rPr>
                <w:rFonts w:ascii="Cambria Math" w:hAnsi="Cambria Math"/>
                <w:i/>
              </w:rPr>
            </ns3:ctrlPr>
          </ns3:sSubPr>
          <ns3:e>
            <ns3:r>
              <w:rPr>
                <w:rFonts w:ascii="Cambria Math" w:hAnsi="Cambria Math"/>
                <w:lang w:eastAsia="zh-CN"/>
              </w:rPr>
              <ns3:t>f</ns3:t>
            </ns3:r>
          </ns3:e>
          <ns3:sub>
            <ns3:r>
              <w:rPr>
                <w:rFonts w:ascii="Cambria Math" w:hAnsi="Cambria Math"/>
                <w:lang w:eastAsia="zh-CN"/>
              </w:rPr>
              <ns3:t>c</ns3:t>
            </ns3:r>
          </ns3:sub>
        </ns3:sSub>
        <ns3:d>
          <ns3:dPr>
            <ns3:ctrlPr>
              <w:rPr>
                <w:rFonts w:ascii="Cambria Math" w:hAnsi="Cambria Math"/>
                <w:i/>
              </w:rPr>
            </ns3:ctrlPr>
          </ns3:dPr>
          <ns3:e>
            <ns3:r>
              <w:rPr>
                <w:rFonts w:ascii="Cambria Math" w:hAnsi="Cambria Math"/>
                <w:lang w:eastAsia="zh-CN"/>
              </w:rPr>
              <ns3:t>t</ns3:t>
            </ns3:r>
          </ns3:e>
        </ns3:d>
      </ns3:oMath>
      <w:r>
        <w:rPr>
          <w:lang w:eastAsia="zh-CN"/>
        </w:rPr>
        <w:t>为补偿后的频率输出，</w:t>
      </w:r>
      <ns3:oMath>
        <ns3:sSub>
          <ns3:sSubPr>
            <ns3:ctrlPr>
              <w:rPr>
                <w:rFonts w:ascii="Cambria Math" w:hAnsi="Cambria Math"/>
                <w:i/>
              </w:rPr>
            </ns3:ctrlPr>
          </ns3:sSubPr>
          <ns3:e>
            <ns3:r>
              <w:rPr>
                <w:rFonts w:ascii="Cambria Math" w:hAnsi="Cambria Math"/>
                <w:lang w:eastAsia="zh-CN"/>
              </w:rPr>
              <ns3:t>f</ns3:t>
            </ns3:r>
          </ns3:e>
          <ns3:sub>
            <ns3:r>
              <w:rPr>
                <w:rFonts w:ascii="Cambria Math" w:hAnsi="Cambria Math"/>
                <w:lang w:eastAsia="zh-CN"/>
              </w:rPr>
              <ns3:t>m</ns3:t>
            </ns3:r>
          </ns3:sub>
        </ns3:sSub>
        <ns3:d>
          <ns3:dPr>
            <ns3:ctrlPr>
              <w:rPr>
                <w:rFonts w:ascii="Cambria Math" w:hAnsi="Cambria Math"/>
                <w:i/>
              </w:rPr>
            </ns3:ctrlPr>
          </ns3:dPr>
          <ns3:e>
            <ns3:r>
              <w:rPr>
                <w:rFonts w:ascii="Cambria Math" w:hAnsi="Cambria Math"/>
                <w:lang w:eastAsia="zh-CN"/>
              </w:rPr>
              <ns3:t>t</ns3:t>
            </ns3:r>
          </ns3:e>
        </ns3:d>
      </ns3:oMath>
      <w:r>
        <w:rPr>
          <w:lang w:eastAsia="zh-CN"/>
        </w:rPr>
        <w:t>为原始测量频率，</w:t>
      </w:r>
      <ns3:oMath>
        <ns3:r>
          <w:rPr>
            <w:rFonts w:ascii="Cambria Math" w:hAnsi="Cambria Math"/>
            <w:lang w:eastAsia="zh-CN"/>
          </w:rPr>
          <ns3:t>y</ns3:t>
        </ns3:r>
        <ns3:d>
          <ns3:dPr>
            <ns3:ctrlPr>
              <w:rPr>
                <w:rFonts w:ascii="Cambria Math" w:hAnsi="Cambria Math"/>
                <w:i/>
              </w:rPr>
            </ns3:ctrlPr>
          </ns3:dPr>
          <ns3:e>
            <ns3:r>
              <w:rPr>
                <w:rFonts w:ascii="Cambria Math" w:hAnsi="Cambria Math"/>
                <w:lang w:eastAsia="zh-CN"/>
              </w:rPr>
              <ns3:t>t</ns3:t>
            </ns3:r>
          </ns3:e>
        </ns3:d>
      </ns3:oMath>
      <w:r>
        <w:rPr>
          <w:lang w:eastAsia="zh-CN"/>
        </w:rPr>
        <w:t>为动态温度频偏。若本申请统一采用相对频偏建模，则三者均为无量纲；若采用绝对频率值表示，则三者均可采用</w:t>
      </w:r>
      <w:r w:rsidRPr="002F1111">
        <w:rPr>
          <w:lang w:eastAsia="zh-CN"/>
        </w:rPr>
        <w:t>Hz</w:t>
      </w:r>
      <w:r>
        <w:rPr>
          <w:lang w:eastAsia="zh-CN"/>
        </w:rPr>
        <w:t>表示，公式左右两边量纲一致。</w:t>
      </w:r>
    </w:p>
    <w:p ns2:paraId="7513313D" ns2:textId="77777777" w:rsidR="00381E82" w:rsidRDefault="0070692E" w:rsidP="008375AF">
      <w:pPr>
        <w:jc w:val="both"/>
        <w:rPr>
          <w:lang w:eastAsia="zh-CN"/>
        </w:rPr>
      </w:pPr>
      <w:r>
        <w:rPr>
          <w:lang w:eastAsia="zh-CN"/>
        </w:rPr>
        <w:t>此外，公式（</w:t>
      </w:r>
      <w:r>
        <w:rPr>
          <w:lang w:eastAsia="zh-CN"/>
        </w:rPr>
        <w:t>4</w:t>
      </w:r>
      <w:r>
        <w:rPr>
          <w:lang w:eastAsia="zh-CN"/>
        </w:rPr>
        <w:t>）与上述公式（</w:t>
      </w:r>
      <w:r>
        <w:rPr>
          <w:lang w:eastAsia="zh-CN"/>
        </w:rPr>
        <w:t>1</w:t>
      </w:r>
      <w:r>
        <w:rPr>
          <w:lang w:eastAsia="zh-CN"/>
        </w:rPr>
        <w:t>）～公式（</w:t>
      </w:r>
      <w:r>
        <w:rPr>
          <w:lang w:eastAsia="zh-CN"/>
        </w:rPr>
        <w:t>3</w:t>
      </w:r>
      <w:r>
        <w:rPr>
          <w:lang w:eastAsia="zh-CN"/>
        </w:rPr>
        <w:t>）之间相关联，它们之间的逻辑关系和推导过程如下：</w:t>
      </w:r>
    </w:p>
    <w:p ns2:paraId="7C54EB37" ns2:textId="301E22E3" w:rsidR="00381E82" w:rsidRDefault="0070692E" w:rsidP="008375AF">
      <w:pPr>
        <w:jc w:val="both"/>
        <w:rPr>
          <w:lang w:eastAsia="zh-CN"/>
        </w:rPr>
      </w:pPr>
      <w:r>
        <w:rPr>
          <w:lang w:eastAsia="zh-CN"/>
        </w:rPr>
        <w:t>先由温度数据计算</w:t>
      </w:r>
      <w:r w:rsidRPr="002F1111">
        <w:rPr>
          <w:lang w:eastAsia="zh-CN"/>
        </w:rPr>
        <w:t xml:space="preserve"> </w:t>
      </w:r>
      <ns3:oMath>
        <ns3:r>
          <ns3:rPr>
            <ns3:sty ns3:val="p"/>
          </ns3:rPr>
          <w:rPr>
            <w:rFonts w:ascii="Cambria Math" w:hAnsi="Cambria Math" w:hint="eastAsia"/>
            <w:lang w:eastAsia="zh-CN"/>
          </w:rPr>
          <ns3:t>Δ</ns3:t>
        </ns3:r>
        <ns3:r>
          <ns3:rPr>
            <ns3:sty ns3:val="p"/>
          </ns3:rPr>
          <w:rPr>
            <w:rFonts w:ascii="Cambria Math" w:hAnsi="Cambria Math"/>
            <w:lang w:eastAsia="zh-CN"/>
          </w:rPr>
          <ns3:t>T</ns3:t>
        </ns3:r>
        <ns3:d>
          <ns3:dPr>
            <ns3:ctrlPr>
              <w:rPr>
                <w:rFonts w:ascii="Cambria Math" w:hAnsi="Cambria Math"/>
              </w:rPr>
            </ns3:ctrlPr>
          </ns3:dPr>
          <ns3:e>
            <ns3:r>
              <ns3:rPr>
                <ns3:sty ns3:val="p"/>
              </ns3:rPr>
              <w:rPr>
                <w:rFonts w:ascii="Cambria Math" w:hAnsi="Cambria Math"/>
                <w:lang w:eastAsia="zh-CN"/>
              </w:rPr>
              <ns3:t>t</ns3:t>
            </ns3:r>
          </ns3:e>
        </ns3:d>
      </ns3:oMath>
      <w:r>
        <w:rPr>
          <w:lang w:eastAsia="zh-CN"/>
        </w:rPr>
        <w:t>，再由公式（</w:t>
      </w:r>
      <w:r>
        <w:rPr>
          <w:lang w:eastAsia="zh-CN"/>
        </w:rPr>
        <w:t>1</w:t>
      </w:r>
      <w:r>
        <w:rPr>
          <w:lang w:eastAsia="zh-CN"/>
        </w:rPr>
        <w:t>）求得静态温度频偏</w:t>
      </w:r>
      <ns3:oMath>
        <ns3:r>
          <w:rPr>
            <w:rFonts w:ascii="Cambria Math" w:hAnsi="Cambria Math"/>
            <w:lang w:eastAsia="zh-CN"/>
          </w:rPr>
          <ns3:t>x</ns3:t>
        </ns3:r>
        <ns3:r>
          <w:rPr>
            <w:rFonts w:ascii="Cambria Math" w:eastAsia="宋体" w:hAnsi="Cambria Math"/>
            <w:lang w:eastAsia="zh-CN"/>
          </w:rPr>
          <ns3:t>(</ns3:t>
        </ns3:r>
        <ns3:r>
          <w:rPr>
            <w:rFonts w:ascii="Cambria Math" w:eastAsia="宋体" w:hAnsi="Cambria Math"/>
            <w:lang w:eastAsia="zh-CN"/>
          </w:rPr>
          <ns3:t>t</ns3:t>
        </ns3:r>
        <ns3:r>
          <w:rPr>
            <w:rFonts w:ascii="Cambria Math" w:eastAsia="宋体" w:hAnsi="Cambria Math"/>
            <w:lang w:eastAsia="zh-CN"/>
          </w:rPr>
          <ns3:t>)</ns3:t>
        </ns3:r>
      </ns3:oMath>
      <w:r>
        <w:rPr>
          <w:lang w:eastAsia="zh-CN"/>
        </w:rPr>
        <w:t>，之后利用公式（</w:t>
      </w:r>
      <w:r>
        <w:rPr>
          <w:lang w:eastAsia="zh-CN"/>
        </w:rPr>
        <w:t>2</w:t>
      </w:r>
      <w:r>
        <w:rPr>
          <w:lang w:eastAsia="zh-CN"/>
        </w:rPr>
        <w:t>）和公式（</w:t>
      </w:r>
      <w:r>
        <w:rPr>
          <w:lang w:eastAsia="zh-CN"/>
        </w:rPr>
        <w:t>3</w:t>
      </w:r>
      <w:r>
        <w:rPr>
          <w:lang w:eastAsia="zh-CN"/>
        </w:rPr>
        <w:t>）求得动态温度频偏</w:t>
      </w:r>
      <ns3:oMath>
        <ns3:r>
          <w:rPr>
            <w:rFonts w:ascii="Cambria Math" w:hAnsi="Cambria Math"/>
            <w:lang w:eastAsia="zh-CN"/>
          </w:rPr>
          <ns3:t>y</ns3:t>
        </ns3:r>
        <ns3:r>
          <w:rPr>
            <w:rFonts w:ascii="Cambria Math" w:eastAsia="宋体" w:hAnsi="Cambria Math"/>
            <w:lang w:eastAsia="zh-CN"/>
          </w:rPr>
          <ns3:t>(</ns3:t>
        </ns3:r>
        <ns3:r>
          <w:rPr>
            <w:rFonts w:ascii="Cambria Math" w:eastAsia="宋体" w:hAnsi="Cambria Math"/>
            <w:lang w:eastAsia="zh-CN"/>
          </w:rPr>
          <ns3:t>t</ns3:t>
        </ns3:r>
        <ns3:r>
          <w:rPr>
            <w:rFonts w:ascii="Cambria Math" w:eastAsia="宋体" w:hAnsi="Cambria Math"/>
            <w:lang w:eastAsia="zh-CN"/>
          </w:rPr>
          <ns3:t>)</ns3:t>
        </ns3:r>
      </ns3:oMath>
      <w:r>
        <w:rPr>
          <w:lang w:eastAsia="zh-CN"/>
        </w:rPr>
        <w:t>，最后由公式（</w:t>
      </w:r>
      <w:r>
        <w:rPr>
          <w:lang w:eastAsia="zh-CN"/>
        </w:rPr>
        <w:t>4</w:t>
      </w:r>
      <w:r>
        <w:rPr>
          <w:lang w:eastAsia="zh-CN"/>
        </w:rPr>
        <w:t>）从原始测量频率</w:t>
      </w:r>
      <ns3:oMath>
        <ns3:sSub>
          <ns3:sSubPr>
            <ns3:ctrlPr>
              <w:rPr>
                <w:rFonts w:ascii="Cambria Math" w:hAnsi="Cambria Math"/>
                <w:i/>
              </w:rPr>
            </ns3:ctrlPr>
          </ns3:sSubPr>
          <ns3:e>
            <ns3:r>
              <w:rPr>
                <w:rFonts w:ascii="Cambria Math" w:hAnsi="Cambria Math"/>
                <w:lang w:eastAsia="zh-CN"/>
              </w:rPr>
              <ns3:t>f</ns3:t>
            </ns3:r>
          </ns3:e>
          <ns3:sub>
            <ns3:r>
              <w:rPr>
                <w:rFonts w:ascii="Cambria Math" w:hAnsi="Cambria Math"/>
                <w:lang w:eastAsia="zh-CN"/>
              </w:rPr>
              <ns3:t>m</ns3:t>
            </ns3:r>
          </ns3:sub>
        </ns3:sSub>
        <ns3:d>
          <ns3:dPr>
            <ns3:ctrlPr>
              <w:rPr>
                <w:rFonts w:ascii="Cambria Math" w:hAnsi="Cambria Math"/>
                <w:i/>
              </w:rPr>
            </ns3:ctrlPr>
          </ns3:dPr>
          <ns3:e>
            <ns3:r>
              <w:rPr>
                <w:rFonts w:ascii="Cambria Math" w:hAnsi="Cambria Math"/>
                <w:lang w:eastAsia="zh-CN"/>
              </w:rPr>
              <ns3:t>t</ns3:t>
            </ns3:r>
          </ns3:e>
        </ns3:d>
      </ns3:oMath>
      <w:r>
        <w:rPr>
          <w:lang w:eastAsia="zh-CN"/>
        </w:rPr>
        <w:t>中减去</w:t>
      </w:r>
      <ns3:oMath>
        <ns3:r>
          <w:rPr>
            <w:rFonts w:ascii="Cambria Math" w:hAnsi="Cambria Math"/>
            <w:lang w:eastAsia="zh-CN"/>
          </w:rPr>
          <ns3:t>y</ns3:t>
        </ns3:r>
        <ns3:d>
          <ns3:dPr>
            <ns3:ctrlPr>
              <w:rPr>
                <w:rFonts w:ascii="Cambria Math" w:hAnsi="Cambria Math"/>
                <w:i/>
              </w:rPr>
            </ns3:ctrlPr>
          </ns3:dPr>
          <ns3:e>
            <ns3:r>
              <w:rPr>
                <w:rFonts w:ascii="Cambria Math" w:hAnsi="Cambria Math"/>
                <w:lang w:eastAsia="zh-CN"/>
              </w:rPr>
              <ns3:t>t</ns3:t>
            </ns3:r>
          </ns3:e>
        </ns3:d>
      </ns3:oMath>
      <w:r>
        <w:rPr>
          <w:lang w:eastAsia="zh-CN"/>
        </w:rPr>
        <w:t>，即可得到补偿后频率</w:t>
      </w:r>
      <ns3:oMath>
        <ns3:sSub>
          <ns3:sSubPr>
            <ns3:ctrlPr>
              <w:rPr>
                <w:rFonts w:ascii="Cambria Math" w:hAnsi="Cambria Math"/>
                <w:i/>
              </w:rPr>
            </ns3:ctrlPr>
          </ns3:sSubPr>
          <ns3:e>
            <ns3:r>
              <w:rPr>
                <w:rFonts w:ascii="Cambria Math" w:hAnsi="Cambria Math"/>
                <w:lang w:eastAsia="zh-CN"/>
              </w:rPr>
              <ns3:t>f</ns3:t>
            </ns3:r>
          </ns3:e>
          <ns3:sub>
            <ns3:r>
              <w:rPr>
                <w:rFonts w:ascii="Cambria Math" w:hAnsi="Cambria Math"/>
                <w:lang w:eastAsia="zh-CN"/>
              </w:rPr>
              <ns3:t>c</ns3:t>
            </ns3:r>
          </ns3:sub>
        </ns3:sSub>
        <ns3:d>
          <ns3:dPr>
            <ns3:ctrlPr>
              <w:rPr>
                <w:rFonts w:ascii="Cambria Math" w:hAnsi="Cambria Math"/>
                <w:i/>
              </w:rPr>
            </ns3:ctrlPr>
          </ns3:dPr>
          <ns3:e>
            <ns3:r>
              <w:rPr>
                <w:rFonts w:ascii="Cambria Math" w:hAnsi="Cambria Math"/>
                <w:lang w:eastAsia="zh-CN"/>
              </w:rPr>
              <ns3:t>t</ns3:t>
            </ns3:r>
          </ns3:e>
        </ns3:d>
      </ns3:oMath>
      <w:r>
        <w:rPr>
          <w:lang w:eastAsia="zh-CN"/>
        </w:rPr>
        <w:t>。因此，公式</w:t>
      </w:r>
      <w:r>
        <w:rPr>
          <w:lang w:eastAsia="zh-CN"/>
        </w:rPr>
        <w:t>（</w:t>
      </w:r>
      <w:r>
        <w:rPr>
          <w:lang w:eastAsia="zh-CN"/>
        </w:rPr>
        <w:t>4</w:t>
      </w:r>
      <w:r>
        <w:rPr>
          <w:lang w:eastAsia="zh-CN"/>
        </w:rPr>
        <w:t>）是整个温度补偿计算链路的最终输出式。</w:t>
      </w:r>
    </w:p>
    <w:p ns2:paraId="60D09923" ns2:textId="77777777" w:rsidR="00381E82" w:rsidRDefault="0070692E" w:rsidP="008375AF">
      <w:pPr>
        <w:jc w:val="both"/>
        <w:rPr>
          <w:lang w:eastAsia="zh-CN"/>
        </w:rPr>
      </w:pPr>
      <w:r>
        <w:rPr>
          <w:lang w:eastAsia="zh-CN"/>
        </w:rPr>
        <w:t>本申请说明书中，公式（</w:t>
      </w:r>
      <w:r>
        <w:rPr>
          <w:lang w:eastAsia="zh-CN"/>
        </w:rPr>
        <w:t>1</w:t>
      </w:r>
      <w:r>
        <w:rPr>
          <w:lang w:eastAsia="zh-CN"/>
        </w:rPr>
        <w:t>）～公式（</w:t>
      </w:r>
      <w:r>
        <w:rPr>
          <w:lang w:eastAsia="zh-CN"/>
        </w:rPr>
        <w:t>4</w:t>
      </w:r>
      <w:r>
        <w:rPr>
          <w:lang w:eastAsia="zh-CN"/>
        </w:rPr>
        <w:t>）涉及量化计算，现给出一个计算实施例如下：</w:t>
      </w:r>
    </w:p>
    <w:p ns2:paraId="3D8FACCE" ns2:textId="2CEAB4BE" w:rsidR="00381E82" w:rsidRDefault="0070692E" w:rsidP="008375AF">
      <w:pPr>
        <w:jc w:val="both"/>
        <w:rPr>
          <w:lang w:eastAsia="zh-CN"/>
        </w:rPr>
      </w:pPr>
      <w:r>
        <w:rPr>
          <w:lang w:eastAsia="zh-CN"/>
        </w:rPr>
        <w:t>设参考温度</w:t>
      </w:r>
      <ns3:oMath>
        <ns3:sSub>
          <ns3:sSubPr>
            <ns3:ctrlPr>
              <w:rPr>
                <w:rFonts w:ascii="Cambria Math" w:hAnsi="Cambria Math"/>
                <w:i/>
                <w:lang w:eastAsia="zh-CN"/>
              </w:rPr>
            </ns3:ctrlPr>
          </ns3:sSubPr>
          <ns3:e>
            <ns3:r>
              <w:rPr>
                <w:rFonts w:ascii="Cambria Math" w:hAnsi="Cambria Math"/>
                <w:lang w:eastAsia="zh-CN"/>
              </w:rPr>
              <ns3:t>T</ns3:t>
            </ns3:r>
          </ns3:e>
          <ns3:sub>
            <ns3:r>
              <w:rPr>
                <w:rFonts w:ascii="Cambria Math" w:hAnsi="Cambria Math"/>
                <w:lang w:eastAsia="zh-CN"/>
              </w:rPr>
              <ns3:t>0</ns3:t>
            </ns3:r>
          </ns3:sub>
        </ns3:sSub>
      </ns3:oMath>
      <w:r>
        <w:rPr>
          <w:lang w:eastAsia="zh-CN"/>
        </w:rPr>
        <w:t>= 25℃</w:t>
      </w:r>
      <w:r>
        <w:rPr>
          <w:lang w:eastAsia="zh-CN"/>
        </w:rPr>
        <w:t>，当前测得温度</w:t>
      </w:r>
      <ns3:oMath>
        <ns3:sSub>
          <ns3:sSubPr>
            <ns3:ctrlPr>
              <w:rPr>
                <w:rFonts w:ascii="Cambria Math" w:hAnsi="Cambria Math"/>
                <w:i/>
                <w:lang w:eastAsia="zh-CN"/>
              </w:rPr>
            </ns3:ctrlPr>
          </ns3:sSubPr>
          <ns3:e>
            <ns3:r>
              <w:rPr>
                <w:rFonts w:ascii="Cambria Math" w:hAnsi="Cambria Math"/>
                <w:lang w:eastAsia="zh-CN"/>
              </w:rPr>
              <ns3:t>T</ns3:t>
            </ns3:r>
          </ns3:e>
          <ns3:sub>
            <ns3:r>
              <w:rPr>
                <w:rFonts w:ascii="Cambria Math" w:hAnsi="Cambria Math"/>
                <w:lang w:eastAsia="zh-CN"/>
              </w:rPr>
              <ns3:t>t</ns3:t>
            </ns3:r>
          </ns3:sub>
        </ns3:sSub>
        <ns3:r>
          <w:rPr>
            <w:rFonts w:ascii="Cambria Math" w:hAnsi="Cambria Math"/>
            <w:lang w:eastAsia="zh-CN"/>
          </w:rPr>
          <ns3:t>=</ns3:t>
        </ns3:r>
        <ns3:r>
          <w:rPr>
            <w:rFonts w:ascii="Cambria Math" w:eastAsia="宋体" w:hAnsi="Cambria Math"/>
            <w:lang w:eastAsia="zh-CN"/>
          </w:rPr>
          <ns3:t>30℃</ns3:t>
        </ns3:r>
      </ns3:oMath>
      <w:r>
        <w:rPr>
          <w:lang w:eastAsia="zh-CN"/>
        </w:rPr>
        <w:t>，则</w:t>
      </w:r>
      <ns3:oMath>
        <ns3:r>
          <w:rPr>
            <w:rFonts w:ascii="Cambria Math" w:hAnsi="Cambria Math" w:hint="eastAsia"/>
            <w:lang w:eastAsia="zh-CN"/>
          </w:rPr>
          <ns3:t>Δ</ns3:t>
        </ns3:r>
        <ns3:r>
          <w:rPr>
            <w:rFonts w:ascii="Cambria Math" w:hAnsi="Cambria Math"/>
            <w:lang w:eastAsia="zh-CN"/>
          </w:rPr>
          <ns3:t>T</ns3:t>
        </ns3:r>
        <ns3:d>
          <ns3:dPr>
            <ns3:ctrlPr>
              <w:rPr>
                <w:rFonts w:ascii="Cambria Math" w:hAnsi="Cambria Math"/>
                <w:i/>
                <w:iCs/>
              </w:rPr>
            </ns3:ctrlPr>
          </ns3:dPr>
          <ns3:e>
            <ns3:r>
              <w:rPr>
                <w:rFonts w:ascii="Cambria Math" w:hAnsi="Cambria Math"/>
                <w:lang w:eastAsia="zh-CN"/>
              </w:rPr>
              <ns3:t>t</ns3:t>
            </ns3:r>
          </ns3:e>
        </ns3:d>
        <ns3:r>
          <w:rPr>
            <w:rFonts w:ascii="Cambria Math" w:hAnsi="Cambria Math"/>
            <w:lang w:eastAsia="zh-CN"/>
          </w:rPr>
          <ns3:t>=5</ns3:t>
        </ns3:r>
        <ns3:r>
          <w:rPr>
            <w:rFonts w:ascii="Cambria Math" w:eastAsia="宋体" w:hAnsi="Cambria Math"/>
            <w:lang w:eastAsia="zh-CN"/>
          </w:rPr>
          <ns3:t>℃</ns3:t>
        </ns3:r>
      </ns3:oMath>
      <w:r>
        <w:rPr>
          <w:lang w:eastAsia="zh-CN"/>
        </w:rPr>
        <w:t>。取</w:t>
      </w:r>
      <ns3:oMath>
        <ns3:r>
          <w:rPr>
            <w:rFonts w:ascii="Cambria Math" w:hAnsi="Cambria Math"/>
            <w:lang w:eastAsia="zh-CN"/>
          </w:rPr>
          <ns3:t>α</ns3:t>
        </ns3:r>
        <ns3:r>
          <w:rPr>
            <w:rFonts w:ascii="Cambria Math" w:hAnsi="Cambria Math"/>
            <w:lang w:eastAsia="zh-CN"/>
          </w:rPr>
          <ns3:t>=</ns3:t>
        </ns3:r>
        <ns3:r>
          <w:rPr>
            <w:rFonts w:ascii="Cambria Math" w:eastAsia="宋体" w:hAnsi="Cambria Math"/>
            <w:lang w:eastAsia="zh-CN"/>
          </w:rPr>
          <ns3:t>0.05</ns3:t>
        </ns3:r>
      </ns3:oMath>
      <w:r>
        <w:rPr>
          <w:lang w:eastAsia="zh-CN"/>
        </w:rPr>
        <w:t>ppb/℃</w:t>
      </w:r>
      <w:r>
        <w:rPr>
          <w:lang w:eastAsia="zh-CN"/>
        </w:rPr>
        <w:t>，</w:t>
      </w:r>
      <w:r>
        <w:t>β</w:t>
      </w:r>
      <w:r>
        <w:rPr>
          <w:lang w:eastAsia="zh-CN"/>
        </w:rPr>
        <w:t xml:space="preserve"> = 0.01 ppb/℃</w:t>
      </w:r>
      <w:r w:rsidRPr="00972F2C">
        <w:rPr>
          <w:vertAlign w:val="superscript"/>
          <w:lang w:eastAsia="zh-CN"/>
        </w:rPr>
        <w:t>2</w:t>
      </w:r>
      <w:r>
        <w:rPr>
          <w:lang w:eastAsia="zh-CN"/>
        </w:rPr>
        <w:t>，</w:t>
      </w:r>
      <w:r>
        <w:t>γ</w:t>
      </w:r>
      <w:r>
        <w:rPr>
          <w:lang w:eastAsia="zh-CN"/>
        </w:rPr>
        <w:t xml:space="preserve"> = -0.002 ppb/℃</w:t>
      </w:r>
      <w:r w:rsidRPr="00972F2C">
        <w:rPr>
          <w:vertAlign w:val="superscript"/>
          <w:lang w:eastAsia="zh-CN"/>
        </w:rPr>
        <w:t>3</w:t>
      </w:r>
      <w:r>
        <w:rPr>
          <w:lang w:eastAsia="zh-CN"/>
        </w:rPr>
        <w:t>，代入公式（</w:t>
      </w:r>
      <w:r>
        <w:rPr>
          <w:lang w:eastAsia="zh-CN"/>
        </w:rPr>
        <w:t>1</w:t>
      </w:r>
      <w:r>
        <w:rPr>
          <w:lang w:eastAsia="zh-CN"/>
        </w:rPr>
        <w:t>）得：</w:t>
      </w:r>
    </w:p>
    <w:p ns2:paraId="4BE5338D" ns2:textId="77FC6F21" w:rsidR="00381E82" w:rsidRDefault="00972F2C">
      <w:pPr>
        <w:jc w:val="center"/>
        <w:rPr>
          <w:lang w:eastAsia="zh-CN"/>
        </w:rPr>
      </w:pPr>
      <ns3:oMath>
        <ns3:r>
          <w:rPr>
            <w:rFonts w:ascii="Cambria Math" w:eastAsia="Times New Roman" w:hAnsi="Cambria Math"/>
            <w:sz w:val="22"/>
            <w:lang w:eastAsia="zh-CN"/>
          </w:rPr>
          <ns3:t>x</ns3:t>
        </ns3:r>
        <ns3:d>
          <ns3:dPr>
            <ns3:ctrlPr>
              <w:rPr>
                <w:rFonts w:ascii="Cambria Math" w:eastAsia="宋体" w:hAnsi="Cambria Math"/>
                <w:i/>
                <w:sz w:val="22"/>
                <w:lang w:eastAsia="zh-CN"/>
              </w:rPr>
            </ns3:ctrlPr>
          </ns3:dPr>
          <ns3:e>
            <ns3:r>
              <w:rPr>
                <w:rFonts w:ascii="Cambria Math" w:eastAsia="宋体" w:hAnsi="Cambria Math"/>
                <w:sz w:val="22"/>
                <w:lang w:eastAsia="zh-CN"/>
              </w:rPr>
              <ns3:t>t</ns3:t>
            </ns3:r>
          </ns3:e>
        </ns3:d>
      </ns3:oMath>
      <w:r>
        <w:rPr>
          <w:rFonts w:ascii="Cambria" w:eastAsia="宋体" w:hAnsi="Cambria" w:hint="eastAsia"/>
          <w:sz w:val="22"/>
          <w:lang w:eastAsia="zh-CN"/>
        </w:rPr>
        <w:t xml:space="preserve"> </w:t>
      </w:r>
      <w:r>
        <w:rPr>
          <w:rFonts w:ascii="Cambria" w:eastAsia="Times New Roman" w:hAnsi="Cambria"/>
          <w:sz w:val="22"/>
          <w:lang w:eastAsia="zh-CN"/>
        </w:rPr>
        <w:t>= 0.05×5 + (1/2</w:t>
      </w:r>
      <w:proofErr w:type="gramStart"/>
      <w:r>
        <w:rPr>
          <w:rFonts w:ascii="Cambria" w:eastAsia="Times New Roman" w:hAnsi="Cambria"/>
          <w:sz w:val="22"/>
          <w:lang w:eastAsia="zh-CN"/>
        </w:rPr>
        <w:t>)×</w:t>
      </w:r>
      <w:proofErr w:type="gramEnd"/>
      <w:r>
        <w:rPr>
          <w:rFonts w:ascii="Cambria" w:eastAsia="Times New Roman" w:hAnsi="Cambria"/>
          <w:sz w:val="22"/>
          <w:lang w:eastAsia="zh-CN"/>
        </w:rPr>
        <w:t>0.01×25 + (1/6)×(-0.002)×125 = 0.3333 ppb</w:t>
      </w:r>
    </w:p>
    <w:p ns2:paraId="32F78476" ns2:textId="5EA4F687" w:rsidR="00381E82" w:rsidRDefault="0070692E" w:rsidP="008375AF">
      <w:pPr>
        <w:jc w:val="both"/>
        <w:rPr>
          <w:lang w:eastAsia="zh-CN"/>
        </w:rPr>
      </w:pPr>
      <w:r>
        <w:rPr>
          <w:lang w:eastAsia="zh-CN"/>
        </w:rPr>
        <w:t>进一步设采样间隔</w:t>
      </w:r>
      <w:r>
        <w:rPr>
          <w:lang w:eastAsia="zh-CN"/>
        </w:rPr>
        <w:t xml:space="preserve"> </w:t>
      </w:r>
      <w:proofErr w:type="spellStart"/>
      <w:r w:rsidRPr="00972F2C">
        <w:rPr>
          <w:i/>
          <w:iCs/>
        </w:rPr>
        <w:t>Δ</w:t>
      </w:r>
      <w:r w:rsidRPr="00972F2C">
        <w:rPr>
          <w:i/>
          <w:iCs/>
          <w:lang w:eastAsia="zh-CN"/>
        </w:rPr>
        <w:t>t</w:t>
      </w:r>
      <w:proofErr w:type="spellEnd"/>
      <w:r>
        <w:rPr>
          <w:lang w:eastAsia="zh-CN"/>
        </w:rPr>
        <w:t xml:space="preserve"> = 1s</w:t>
      </w:r>
      <w:r>
        <w:rPr>
          <w:lang w:eastAsia="zh-CN"/>
        </w:rPr>
        <w:t>，热时间常数</w:t>
      </w:r>
      <w:r>
        <w:rPr>
          <w:lang w:eastAsia="zh-CN"/>
        </w:rPr>
        <w:t xml:space="preserve"> </w:t>
      </w:r>
      <w:proofErr w:type="spellStart"/>
      <w:r w:rsidRPr="00972F2C">
        <w:rPr>
          <w:i/>
          <w:iCs/>
        </w:rPr>
        <w:t>τ</w:t>
      </w:r>
      <w:r w:rsidRPr="00972F2C">
        <w:rPr>
          <w:i/>
          <w:iCs/>
          <w:vertAlign w:val="subscript"/>
          <w:lang w:eastAsia="zh-CN"/>
        </w:rPr>
        <w:t>th</w:t>
      </w:r>
      <w:proofErr w:type="spellEnd"/>
      <w:r>
        <w:rPr>
          <w:lang w:eastAsia="zh-CN"/>
        </w:rPr>
        <w:t xml:space="preserve"> = 10s</w:t>
      </w:r>
      <w:r>
        <w:rPr>
          <w:lang w:eastAsia="zh-CN"/>
        </w:rPr>
        <w:t>，上一时刻动态温度频偏</w:t>
      </w:r>
      <ns3:oMath>
        <ns3:r>
          <ns3:rPr>
            <ns3:sty ns3:val="p"/>
          </ns3:rPr>
          <w:rPr>
            <w:rFonts w:ascii="Cambria Math" w:hAnsi="Cambria Math"/>
            <w:lang w:eastAsia="zh-CN"/>
          </w:rPr>
          <ns3:t xml:space="preserve"> </ns3:t>
        </ns3:r>
        <ns3:r>
          <w:rPr>
            <w:rFonts w:ascii="Cambria Math" w:hAnsi="Cambria Math"/>
            <w:lang w:eastAsia="zh-CN"/>
          </w:rPr>
          <ns3:t>y</ns3:t>
        </ns3:r>
        <ns3:r>
          <w:rPr>
            <w:rFonts w:ascii="Cambria Math" w:hAnsi="Cambria Math"/>
            <w:lang w:eastAsia="zh-CN"/>
          </w:rPr>
          <ns3:t>(</ns3:t>
        </ns3:r>
        <ns3:r>
          <w:rPr>
            <w:rFonts w:ascii="Cambria Math" w:hAnsi="Cambria Math"/>
            <w:lang w:eastAsia="zh-CN"/>
          </w:rPr>
          <ns3:t>t</ns3:t>
        </ns3:r>
        <ns3:r>
          <w:rPr>
            <w:rFonts w:ascii="Cambria Math" w:eastAsia="宋体" w:hAnsi="Cambria Math"/>
            <w:lang w:eastAsia="zh-CN"/>
          </w:rPr>
          <ns3:t>-</ns3:t>
        </ns3:r>
        <ns3:r>
          <w:rPr>
            <w:rFonts w:ascii="Cambria Math" w:eastAsia="宋体" w:hAnsi="Cambria Math"/>
            <w:lang w:eastAsia="zh-CN"/>
          </w:rPr>
          <ns3:t>1</ns3:t>
        </ns3:r>
        <ns3:r>
          <ns3:rPr>
            <ns3:sty ns3:val="p"/>
          </ns3:rPr>
          <w:rPr>
            <w:rFonts w:ascii="Cambria Math" w:eastAsia="宋体" w:hAnsi="Cambria Math"/>
            <w:lang w:eastAsia="zh-CN"/>
          </w:rPr>
          <ns3:t>)</ns3:t>
        </ns3:r>
        <ns3:r>
          <ns3:rPr>
            <ns3:sty ns3:val="p"/>
          </ns3:rPr>
          <w:rPr>
            <w:rFonts w:ascii="Cambria Math" w:hAnsi="Cambria Math"/>
            <w:lang w:eastAsia="zh-CN"/>
          </w:rPr>
          <ns3:t xml:space="preserve"> </ns3:t>
        </ns3:r>
      </ns3:oMath>
      <w:r w:rsidRPr="00972F2C">
        <w:rPr>
          <w:iCs/>
          <w:lang w:eastAsia="zh-CN"/>
        </w:rPr>
        <w:t>= 0.2000ppb</w:t>
      </w:r>
      <w:r>
        <w:rPr>
          <w:lang w:eastAsia="zh-CN"/>
        </w:rPr>
        <w:t>，则由公式（</w:t>
      </w:r>
      <w:r>
        <w:rPr>
          <w:lang w:eastAsia="zh-CN"/>
        </w:rPr>
        <w:t>3</w:t>
      </w:r>
      <w:r>
        <w:rPr>
          <w:lang w:eastAsia="zh-CN"/>
        </w:rPr>
        <w:t>）得：</w:t>
      </w:r>
    </w:p>
    <w:p ns2:paraId="5CA16D58" ns2:textId="77777777" w:rsidR="00381E82" w:rsidRDefault="0070692E">
      <w:pPr>
        <w:jc w:val="center"/>
      </w:pPr>
      <w:r>
        <w:rPr>
          <w:rFonts w:ascii="Cambria" w:eastAsia="Times New Roman" w:hAnsi="Cambria"/>
          <w:sz w:val="22"/>
        </w:rPr>
        <w:t xml:space="preserve">a = </w:t>
      </w:r>
      <w:proofErr w:type="spellStart"/>
      <w:proofErr w:type="gramStart"/>
      <w:r>
        <w:rPr>
          <w:rFonts w:ascii="Cambria" w:eastAsia="Times New Roman" w:hAnsi="Cambria"/>
          <w:sz w:val="22"/>
        </w:rPr>
        <w:t>exp</w:t>
      </w:r>
      <w:proofErr w:type="spellEnd"/>
      <w:r>
        <w:rPr>
          <w:rFonts w:ascii="Cambria" w:eastAsia="Times New Roman" w:hAnsi="Cambria"/>
          <w:sz w:val="22"/>
        </w:rPr>
        <w:t>(</w:t>
      </w:r>
      <w:proofErr w:type="gramEnd"/>
      <w:r>
        <w:rPr>
          <w:rFonts w:ascii="Cambria" w:eastAsia="Times New Roman" w:hAnsi="Cambria"/>
          <w:sz w:val="22"/>
        </w:rPr>
        <w:t>-1/10) = 0.9048</w:t>
      </w:r>
    </w:p>
    <w:p ns2:paraId="37ECB7F0" ns2:textId="77777777" w:rsidR="00381E82" w:rsidRDefault="0070692E">
      <w:r>
        <w:t>再代入公式（</w:t>
      </w:r>
      <w:r>
        <w:t>2</w:t>
      </w:r>
      <w:r>
        <w:t>）得：</w:t>
      </w:r>
    </w:p>
    <w:p ns2:paraId="0F594C68" ns2:textId="007B38F5" w:rsidR="00381E82" w:rsidRDefault="00972F2C">
      <w:pPr>
        <w:jc w:val="center"/>
        <w:rPr>
          <w:lang w:eastAsia="zh-CN"/>
        </w:rPr>
      </w:pPr>
      <ns3:oMath>
        <ns3:r>
          <w:rPr>
            <w:rFonts w:ascii="Cambria Math" w:hAnsi="Cambria Math"/>
            <w:lang w:eastAsia="zh-CN"/>
          </w:rPr>
          <ns3:t>y</ns3:t>
        </ns3:r>
        <ns3:d>
          <ns3:dPr>
            <ns3:ctrlPr>
              <w:rPr>
                <w:rFonts w:ascii="Cambria Math" w:hAnsi="Cambria Math"/>
                <w:i/>
              </w:rPr>
            </ns3:ctrlPr>
          </ns3:dPr>
          <ns3:e>
            <ns3:r>
              <w:rPr>
                <w:rFonts w:ascii="Cambria Math" w:hAnsi="Cambria Math"/>
                <w:lang w:eastAsia="zh-CN"/>
              </w:rPr>
              <ns3:t>t</ns3:t>
            </ns3:r>
          </ns3:e>
        </ns3:d>
      </ns3:oMath>
      <w:r>
        <w:rPr>
          <w:rFonts w:ascii="Cambria" w:eastAsia="Times New Roman" w:hAnsi="Cambria"/>
          <w:sz w:val="22"/>
          <w:lang w:eastAsia="zh-CN"/>
        </w:rPr>
        <w:t xml:space="preserve"> = 0.9048×0.2000 + (1-0.9048</w:t>
      </w:r>
      <w:proofErr w:type="gramStart"/>
      <w:r>
        <w:rPr>
          <w:rFonts w:ascii="Cambria" w:eastAsia="Times New Roman" w:hAnsi="Cambria"/>
          <w:sz w:val="22"/>
          <w:lang w:eastAsia="zh-CN"/>
        </w:rPr>
        <w:t>)×</w:t>
      </w:r>
      <w:proofErr w:type="gramEnd"/>
      <w:r>
        <w:rPr>
          <w:rFonts w:ascii="Cambria" w:eastAsia="Times New Roman" w:hAnsi="Cambria"/>
          <w:sz w:val="22"/>
          <w:lang w:eastAsia="zh-CN"/>
        </w:rPr>
        <w:t>0.3333 = 0.2127 ppb</w:t>
      </w:r>
    </w:p>
    <w:p ns2:paraId="6FD4D991" ns2:textId="78372105" w:rsidR="00381E82" w:rsidRDefault="0070692E">
      <w:pPr>
        <w:rPr>
          <w:lang w:eastAsia="zh-CN"/>
        </w:rPr>
      </w:pPr>
      <w:r>
        <w:rPr>
          <w:lang w:eastAsia="zh-CN"/>
        </w:rPr>
        <w:t>若此时原始测量频率偏差</w:t>
      </w:r>
      <ns3:oMath>
        <ns3:sSub>
          <ns3:sSubPr>
            <ns3:ctrlPr>
              <w:rPr>
                <w:rFonts w:ascii="Cambria Math" w:hAnsi="Cambria Math"/>
                <w:i/>
              </w:rPr>
            </ns3:ctrlPr>
          </ns3:sSubPr>
          <ns3:e>
            <ns3:r>
              <w:rPr>
                <w:rFonts w:ascii="Cambria Math" w:hAnsi="Cambria Math"/>
                <w:lang w:eastAsia="zh-CN"/>
              </w:rPr>
              <ns3:t>f</ns3:t>
            </ns3:r>
          </ns3:e>
          <ns3:sub>
            <ns3:r>
              <w:rPr>
                <w:rFonts w:ascii="Cambria Math" w:hAnsi="Cambria Math"/>
                <w:lang w:eastAsia="zh-CN"/>
              </w:rPr>
              <ns3:t>m</ns3:t>
            </ns3:r>
          </ns3:sub>
        </ns3:sSub>
        <ns3:d>
          <ns3:dPr>
            <ns3:ctrlPr>
              <w:rPr>
                <w:rFonts w:ascii="Cambria Math" w:hAnsi="Cambria Math"/>
                <w:i/>
              </w:rPr>
            </ns3:ctrlPr>
          </ns3:dPr>
          <ns3:e>
            <ns3:r>
              <w:rPr>
                <w:rFonts w:ascii="Cambria Math" w:hAnsi="Cambria Math"/>
                <w:lang w:eastAsia="zh-CN"/>
              </w:rPr>
              <ns3:t>t</ns3:t>
            </ns3:r>
          </ns3:e>
        </ns3:d>
      </ns3:oMath>
      <w:r>
        <w:rPr>
          <w:lang w:eastAsia="zh-CN"/>
        </w:rPr>
        <w:t xml:space="preserve"> = 1.8000ppb</w:t>
      </w:r>
      <w:r>
        <w:rPr>
          <w:lang w:eastAsia="zh-CN"/>
        </w:rPr>
        <w:t>，则由公式（</w:t>
      </w:r>
      <w:r>
        <w:rPr>
          <w:lang w:eastAsia="zh-CN"/>
        </w:rPr>
        <w:t>4</w:t>
      </w:r>
      <w:r>
        <w:rPr>
          <w:lang w:eastAsia="zh-CN"/>
        </w:rPr>
        <w:t>）得：</w:t>
      </w:r>
    </w:p>
    <w:p ns2:paraId="53AB7AD3" ns2:textId="1AF8B4FB" w:rsidR="00381E82" w:rsidRDefault="0070692E">
      <w:pPr>
        <w:jc w:val="center"/>
        <w:rPr>
          <w:lang w:eastAsia="zh-CN"/>
        </w:rPr>
      </w:pPr>
      <ns3:oMath>
        <ns3:sSub>
          <ns3:sSubPr>
            <ns3:ctrlPr>
              <w:rPr>
                <w:rFonts w:ascii="Cambria Math" w:hAnsi="Cambria Math"/>
                <w:i/>
              </w:rPr>
            </ns3:ctrlPr>
          </ns3:sSubPr>
          <ns3:e>
            <ns3:r>
              <w:rPr>
                <w:rFonts w:ascii="Cambria Math" w:hAnsi="Cambria Math"/>
                <w:lang w:eastAsia="zh-CN"/>
              </w:rPr>
              <ns3:t>f</ns3:t>
            </ns3:r>
          </ns3:e>
          <ns3:sub>
            <ns3:r>
              <w:rPr>
                <w:rFonts w:ascii="Cambria Math" w:hAnsi="Cambria Math"/>
                <w:lang w:eastAsia="zh-CN"/>
              </w:rPr>
              <ns3:t>c</ns3:t>
            </ns3:r>
          </ns3:sub>
        </ns3:sSub>
        <ns3:d>
          <ns3:dPr>
            <ns3:ctrlPr>
              <w:rPr>
                <w:rFonts w:ascii="Cambria Math" w:hAnsi="Cambria Math"/>
                <w:i/>
              </w:rPr>
            </ns3:ctrlPr>
          </ns3:dPr>
          <ns3:e>
            <ns3:r>
              <w:rPr>
                <w:rFonts w:ascii="Cambria Math" w:hAnsi="Cambria Math"/>
                <w:lang w:eastAsia="zh-CN"/>
              </w:rPr>
              <ns3:t>t</ns3:t>
            </ns3:r>
          </ns3:e>
        </ns3:d>
      </ns3:oMath>
      <w:r w:rsidR="00972F2C">
        <w:rPr>
          <w:rFonts w:ascii="Cambria" w:eastAsia="宋体" w:hAnsi="Cambria" w:hint="eastAsia"/>
          <w:lang w:eastAsia="zh-CN"/>
        </w:rPr>
        <w:t xml:space="preserve"> </w:t>
      </w:r>
      <w:r w:rsidR="00972F2C">
        <w:rPr>
          <w:rFonts w:ascii="Cambria" w:eastAsia="Times New Roman" w:hAnsi="Cambria"/>
          <w:sz w:val="22"/>
          <w:lang w:eastAsia="zh-CN"/>
        </w:rPr>
        <w:t>=</w:t>
      </w:r>
      <w:r w:rsidR="00972F2C">
        <w:rPr>
          <w:rFonts w:ascii="Cambria" w:eastAsia="宋体" w:hAnsi="Cambria" w:hint="eastAsia"/>
          <w:sz w:val="22"/>
          <w:lang w:eastAsia="zh-CN"/>
        </w:rPr>
        <w:t xml:space="preserve"> </w:t>
      </w:r>
      <w:r w:rsidR="00972F2C">
        <w:rPr>
          <w:rFonts w:ascii="Cambria" w:eastAsia="Times New Roman" w:hAnsi="Cambria"/>
          <w:sz w:val="22"/>
          <w:lang w:eastAsia="zh-CN"/>
        </w:rPr>
        <w:t>1.8000 - 0.2127 = 1.5873 ppb</w:t>
      </w:r>
    </w:p>
    <w:p ns2:paraId="7493C0E6" ns2:textId="530AC5FD" w:rsidR="00381E82" w:rsidRDefault="0070692E">
      <w:pPr>
        <w:rPr>
          <w:lang w:eastAsia="zh-CN"/>
        </w:rPr>
      </w:pPr>
      <w:r>
        <w:rPr>
          <w:lang w:eastAsia="zh-CN"/>
        </w:rPr>
        <w:t>该计算实施例表明，本申请的计算顺序为：先由温度偏差通过公式（1）得到静态温度频偏，再由热惯性模型通过公式（2）和公式（3）得到动态温度频偏，最后根据公式（4）从原始测量频率中扣除该动态温度频偏，得到补偿后频率输出。</w:t>
      </w:r>
    </w:p>
    <w:p ns2:paraId="635C25FF" ns2:textId="77777777" w:rsidR="00381E82" w:rsidRDefault="0070692E">
      <w:pPr>
        <w:rPr>
          <w:lang w:eastAsia="zh-CN"/>
        </w:rPr>
      </w:pPr>
      <w:r>
        <w:rPr>
          <w:lang w:eastAsia="zh-CN"/>
        </w:rPr>
        <w:t>二、关于本申请中涉及的算法：</w:t>
      </w:r>
    </w:p>
    <w:p ns2:paraId="612A9DF2" ns2:textId="77777777" w:rsidR="00381E82" w:rsidRDefault="0070692E" w:rsidP="008375AF">
      <w:pPr>
        <w:jc w:val="both"/>
        <w:rPr>
          <w:lang w:eastAsia="zh-CN"/>
        </w:rPr>
      </w:pPr>
      <w:r>
        <w:rPr>
          <w:lang w:eastAsia="zh-CN"/>
        </w:rPr>
        <w:t>本申请说明书中，涉及的</w:t>
      </w:r>
      <w:r>
        <w:rPr>
          <w:lang w:eastAsia="zh-CN"/>
        </w:rPr>
        <w:t xml:space="preserve"> A </w:t>
      </w:r>
      <w:r>
        <w:rPr>
          <w:lang w:eastAsia="zh-CN"/>
        </w:rPr>
        <w:t>算法是非线性最小二乘拟合算法。</w:t>
      </w:r>
      <w:r>
        <w:rPr>
          <w:lang w:eastAsia="zh-CN"/>
        </w:rPr>
        <w:t xml:space="preserve">T. </w:t>
      </w:r>
      <w:proofErr w:type="spellStart"/>
      <w:r>
        <w:rPr>
          <w:lang w:eastAsia="zh-CN"/>
        </w:rPr>
        <w:t>Haapala</w:t>
      </w:r>
      <w:proofErr w:type="spellEnd"/>
      <w:r>
        <w:rPr>
          <w:lang w:eastAsia="zh-CN"/>
        </w:rPr>
        <w:t xml:space="preserve"> </w:t>
      </w:r>
      <w:r>
        <w:rPr>
          <w:lang w:eastAsia="zh-CN"/>
        </w:rPr>
        <w:t>等论文《</w:t>
      </w:r>
      <w:r>
        <w:rPr>
          <w:lang w:eastAsia="zh-CN"/>
        </w:rPr>
        <w:t>Temperature Compensation of Crystal References in NB-</w:t>
      </w:r>
      <w:proofErr w:type="spellStart"/>
      <w:r>
        <w:rPr>
          <w:lang w:eastAsia="zh-CN"/>
        </w:rPr>
        <w:t>IoT</w:t>
      </w:r>
      <w:proofErr w:type="spellEnd"/>
      <w:r>
        <w:rPr>
          <w:lang w:eastAsia="zh-CN"/>
        </w:rPr>
        <w:t xml:space="preserve"> Modems</w:t>
      </w:r>
      <w:r>
        <w:rPr>
          <w:lang w:eastAsia="zh-CN"/>
        </w:rPr>
        <w:t>》（</w:t>
      </w:r>
      <w:r>
        <w:rPr>
          <w:lang w:eastAsia="zh-CN"/>
        </w:rPr>
        <w:t>IEEE Transactions on Circuits and Systems-I</w:t>
      </w:r>
      <w:r>
        <w:rPr>
          <w:lang w:eastAsia="zh-CN"/>
        </w:rPr>
        <w:t>，</w:t>
      </w:r>
      <w:r>
        <w:rPr>
          <w:lang w:eastAsia="zh-CN"/>
        </w:rPr>
        <w:t>2020</w:t>
      </w:r>
      <w:r>
        <w:rPr>
          <w:lang w:eastAsia="zh-CN"/>
        </w:rPr>
        <w:t>）在温</w:t>
      </w:r>
      <w:r>
        <w:rPr>
          <w:lang w:eastAsia="zh-CN"/>
        </w:rPr>
        <w:t>度模型维护部分明确提到，多项式模型系数可以通过</w:t>
      </w:r>
      <w:r>
        <w:rPr>
          <w:lang w:eastAsia="zh-CN"/>
        </w:rPr>
        <w:t xml:space="preserve"> ordinary least squares estimation </w:t>
      </w:r>
      <w:r>
        <w:rPr>
          <w:lang w:eastAsia="zh-CN"/>
        </w:rPr>
        <w:t>重新计算。本申请利用该</w:t>
      </w:r>
      <w:proofErr w:type="gramStart"/>
      <w:r>
        <w:rPr>
          <w:lang w:eastAsia="zh-CN"/>
        </w:rPr>
        <w:t>类拟</w:t>
      </w:r>
      <w:proofErr w:type="gramEnd"/>
      <w:r>
        <w:rPr>
          <w:lang w:eastAsia="zh-CN"/>
        </w:rPr>
        <w:t>合算法，在训练数据上联合估计公式（</w:t>
      </w:r>
      <w:r>
        <w:rPr>
          <w:lang w:eastAsia="zh-CN"/>
        </w:rPr>
        <w:t>1</w:t>
      </w:r>
      <w:r>
        <w:rPr>
          <w:lang w:eastAsia="zh-CN"/>
        </w:rPr>
        <w:t>）中的</w:t>
      </w:r>
      <w:r>
        <w:rPr>
          <w:lang w:eastAsia="zh-CN"/>
        </w:rPr>
        <w:t xml:space="preserve"> </w:t>
      </w:r>
      <w:r>
        <w:t>α</w:t>
      </w:r>
      <w:r>
        <w:rPr>
          <w:lang w:eastAsia="zh-CN"/>
        </w:rPr>
        <w:t>、</w:t>
      </w:r>
      <w:r>
        <w:t>β</w:t>
      </w:r>
      <w:r>
        <w:rPr>
          <w:lang w:eastAsia="zh-CN"/>
        </w:rPr>
        <w:t>、</w:t>
      </w:r>
      <w:r>
        <w:t>γ</w:t>
      </w:r>
      <w:r>
        <w:rPr>
          <w:lang w:eastAsia="zh-CN"/>
        </w:rPr>
        <w:t xml:space="preserve"> </w:t>
      </w:r>
      <w:r>
        <w:rPr>
          <w:lang w:eastAsia="zh-CN"/>
        </w:rPr>
        <w:t>以及公式（</w:t>
      </w:r>
      <w:r>
        <w:rPr>
          <w:lang w:eastAsia="zh-CN"/>
        </w:rPr>
        <w:t>3</w:t>
      </w:r>
      <w:r>
        <w:rPr>
          <w:lang w:eastAsia="zh-CN"/>
        </w:rPr>
        <w:t>）中的</w:t>
      </w:r>
      <w:r>
        <w:rPr>
          <w:lang w:eastAsia="zh-CN"/>
        </w:rPr>
        <w:t xml:space="preserve"> </w:t>
      </w:r>
      <w:proofErr w:type="spellStart"/>
      <w:r>
        <w:t>τ</w:t>
      </w:r>
      <w:r>
        <w:rPr>
          <w:lang w:eastAsia="zh-CN"/>
        </w:rPr>
        <w:t>_th</w:t>
      </w:r>
      <w:proofErr w:type="spellEnd"/>
      <w:r>
        <w:rPr>
          <w:lang w:eastAsia="zh-CN"/>
        </w:rPr>
        <w:t>，使模型输出与实测频率偏差之间的残差平方和最小。具体使用方式为：先采集一段温度</w:t>
      </w:r>
      <w:r>
        <w:rPr>
          <w:lang w:eastAsia="zh-CN"/>
        </w:rPr>
        <w:t>-</w:t>
      </w:r>
      <w:r>
        <w:rPr>
          <w:lang w:eastAsia="zh-CN"/>
        </w:rPr>
        <w:t>频率配对数据，再以补偿误差最小为目标，对参数向量进行迭代求解，得到用于在线补偿的参数集合。</w:t>
      </w:r>
    </w:p>
    <w:p ns2:paraId="3AFA45D9" ns2:textId="77777777" w:rsidR="00381E82" w:rsidRDefault="0070692E" w:rsidP="008375AF">
      <w:pPr>
        <w:jc w:val="both"/>
        <w:rPr>
          <w:lang w:eastAsia="zh-CN"/>
        </w:rPr>
      </w:pPr>
      <w:r>
        <w:rPr>
          <w:lang w:eastAsia="zh-CN"/>
        </w:rPr>
        <w:t>本申请说明书中，涉及的</w:t>
      </w:r>
      <w:r>
        <w:rPr>
          <w:lang w:eastAsia="zh-CN"/>
        </w:rPr>
        <w:t xml:space="preserve"> B </w:t>
      </w:r>
      <w:r>
        <w:rPr>
          <w:lang w:eastAsia="zh-CN"/>
        </w:rPr>
        <w:t>算法是申请人基于石英晶体频率</w:t>
      </w:r>
      <w:r>
        <w:rPr>
          <w:lang w:eastAsia="zh-CN"/>
        </w:rPr>
        <w:t>-</w:t>
      </w:r>
      <w:r>
        <w:rPr>
          <w:lang w:eastAsia="zh-CN"/>
        </w:rPr>
        <w:t>温度三次曲线拟合方法以及热滞后历史补偿思想所设计的动态温</w:t>
      </w:r>
      <w:r>
        <w:rPr>
          <w:lang w:eastAsia="zh-CN"/>
        </w:rPr>
        <w:t>度补偿算法。该算法的设计依据是：</w:t>
      </w:r>
      <w:r>
        <w:rPr>
          <w:lang w:eastAsia="zh-CN"/>
        </w:rPr>
        <w:t>Haney</w:t>
      </w:r>
      <w:r>
        <w:rPr>
          <w:lang w:eastAsia="zh-CN"/>
        </w:rPr>
        <w:t>（</w:t>
      </w:r>
      <w:r>
        <w:rPr>
          <w:lang w:eastAsia="zh-CN"/>
        </w:rPr>
        <w:t>2001</w:t>
      </w:r>
      <w:r>
        <w:rPr>
          <w:lang w:eastAsia="zh-CN"/>
        </w:rPr>
        <w:t>）给出了晶体频率</w:t>
      </w:r>
      <w:r>
        <w:rPr>
          <w:lang w:eastAsia="zh-CN"/>
        </w:rPr>
        <w:t>-</w:t>
      </w:r>
      <w:r>
        <w:rPr>
          <w:lang w:eastAsia="zh-CN"/>
        </w:rPr>
        <w:t>温度曲线的</w:t>
      </w:r>
      <w:r>
        <w:rPr>
          <w:lang w:eastAsia="zh-CN"/>
        </w:rPr>
        <w:t xml:space="preserve"> cubic function curve-fitting </w:t>
      </w:r>
      <w:r>
        <w:rPr>
          <w:lang w:eastAsia="zh-CN"/>
        </w:rPr>
        <w:t>思路；</w:t>
      </w:r>
      <w:r>
        <w:rPr>
          <w:lang w:eastAsia="zh-CN"/>
        </w:rPr>
        <w:t xml:space="preserve">Wang X. </w:t>
      </w:r>
      <w:r>
        <w:rPr>
          <w:lang w:eastAsia="zh-CN"/>
        </w:rPr>
        <w:t>等（</w:t>
      </w:r>
      <w:r>
        <w:rPr>
          <w:lang w:eastAsia="zh-CN"/>
        </w:rPr>
        <w:t>2020</w:t>
      </w:r>
      <w:r>
        <w:rPr>
          <w:lang w:eastAsia="zh-CN"/>
        </w:rPr>
        <w:t>）给出了热滞后补偿需要结合当前温度信息与温度变化历史信息的思路。本申请在此基础上，将静态三次温度频偏模型与一阶热惯性递推状态模型结合，形成适用于超稳</w:t>
      </w:r>
      <w:proofErr w:type="gramStart"/>
      <w:r>
        <w:rPr>
          <w:lang w:eastAsia="zh-CN"/>
        </w:rPr>
        <w:t>晶</w:t>
      </w:r>
      <w:proofErr w:type="gramEnd"/>
      <w:r>
        <w:rPr>
          <w:lang w:eastAsia="zh-CN"/>
        </w:rPr>
        <w:t>振动态变温场景的补偿算法。具体使用方式为：先由公式（</w:t>
      </w:r>
      <w:r>
        <w:rPr>
          <w:lang w:eastAsia="zh-CN"/>
        </w:rPr>
        <w:t>1</w:t>
      </w:r>
      <w:r>
        <w:rPr>
          <w:lang w:eastAsia="zh-CN"/>
        </w:rPr>
        <w:t>）计算静态温度频偏，再由公式（</w:t>
      </w:r>
      <w:r>
        <w:rPr>
          <w:lang w:eastAsia="zh-CN"/>
        </w:rPr>
        <w:t>2</w:t>
      </w:r>
      <w:r>
        <w:rPr>
          <w:lang w:eastAsia="zh-CN"/>
        </w:rPr>
        <w:t>）和公式（</w:t>
      </w:r>
      <w:r>
        <w:rPr>
          <w:lang w:eastAsia="zh-CN"/>
        </w:rPr>
        <w:t>3</w:t>
      </w:r>
      <w:r>
        <w:rPr>
          <w:lang w:eastAsia="zh-CN"/>
        </w:rPr>
        <w:t>）递推得到动态温度频偏，最后由公式（</w:t>
      </w:r>
      <w:r>
        <w:rPr>
          <w:lang w:eastAsia="zh-CN"/>
        </w:rPr>
        <w:t>4</w:t>
      </w:r>
      <w:r>
        <w:rPr>
          <w:lang w:eastAsia="zh-CN"/>
        </w:rPr>
        <w:t>）完成实时补偿。仿真（模拟）计算效果、调试记录、实验</w:t>
      </w:r>
      <w:r>
        <w:rPr>
          <w:lang w:eastAsia="zh-CN"/>
        </w:rPr>
        <w:t>数据如下：以交底书图</w:t>
      </w:r>
      <w:r>
        <w:rPr>
          <w:lang w:eastAsia="zh-CN"/>
        </w:rPr>
        <w:t xml:space="preserve"> 2</w:t>
      </w:r>
      <w:r>
        <w:rPr>
          <w:lang w:eastAsia="zh-CN"/>
        </w:rPr>
        <w:t>、图</w:t>
      </w:r>
      <w:r>
        <w:rPr>
          <w:lang w:eastAsia="zh-CN"/>
        </w:rPr>
        <w:t xml:space="preserve"> 3</w:t>
      </w:r>
      <w:r>
        <w:rPr>
          <w:lang w:eastAsia="zh-CN"/>
        </w:rPr>
        <w:t>、图</w:t>
      </w:r>
      <w:r>
        <w:rPr>
          <w:lang w:eastAsia="zh-CN"/>
        </w:rPr>
        <w:t xml:space="preserve"> 4 </w:t>
      </w:r>
      <w:r>
        <w:rPr>
          <w:lang w:eastAsia="zh-CN"/>
        </w:rPr>
        <w:t>所示结果为例，补偿后频率偏差时域波动减小，频率</w:t>
      </w:r>
      <w:r>
        <w:rPr>
          <w:lang w:eastAsia="zh-CN"/>
        </w:rPr>
        <w:t>-</w:t>
      </w:r>
      <w:r>
        <w:rPr>
          <w:lang w:eastAsia="zh-CN"/>
        </w:rPr>
        <w:t>温度</w:t>
      </w:r>
      <w:proofErr w:type="gramStart"/>
      <w:r>
        <w:rPr>
          <w:lang w:eastAsia="zh-CN"/>
        </w:rPr>
        <w:t>回滞环</w:t>
      </w:r>
      <w:proofErr w:type="gramEnd"/>
      <w:r>
        <w:rPr>
          <w:lang w:eastAsia="zh-CN"/>
        </w:rPr>
        <w:t>收敛，</w:t>
      </w:r>
      <w:r>
        <w:rPr>
          <w:lang w:eastAsia="zh-CN"/>
        </w:rPr>
        <w:t xml:space="preserve">Allan </w:t>
      </w:r>
      <w:r>
        <w:rPr>
          <w:lang w:eastAsia="zh-CN"/>
        </w:rPr>
        <w:t>偏差在中长期积分时间范围内得到改善，说明该算法能够有效削弱动态温度扰动对超稳晶振输出频率的影响。</w:t>
      </w:r>
    </w:p>
    <w:sectPr w:rsidR="00381E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帐户">
    <w15:presenceInfo w15:providerId="Windows Live" w15:userId="0788473064077b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1111"/>
    <w:rsid w:val="00326F90"/>
    <w:rsid w:val="00381E82"/>
    <w:rsid w:val="004237AB"/>
    <w:rsid w:val="004F1812"/>
    <w:rsid w:val="006E288B"/>
    <w:rsid w:val="006E6C25"/>
    <w:rsid w:val="0070692E"/>
    <w:rsid w:val="008375AF"/>
    <w:rsid w:val="008F0D65"/>
    <w:rsid w:val="00972F2C"/>
    <w:rsid w:val="009C64A9"/>
    <w:rsid w:val="00AA1D8D"/>
    <w:rsid w:val="00B47730"/>
    <w:rsid w:val="00C52D99"/>
    <w:rsid w:val="00CB0664"/>
    <w:rsid w:val="00CC1269"/>
    <w:rsid w:val="00CD10D7"/>
    <w:rsid w:val="00DD7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5C07DA"/>
  <w14:defaultImageDpi w14:val="300"/>
  <w15:docId w15:val="{8F646C70-3620-46CC-959D-BBA001248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 w:eastAsia="??" w:hAnsi="??"/>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Placeholder Text"/>
    <w:basedOn w:val="a2"/>
    <w:uiPriority w:val="99"/>
    <w:semiHidden/>
    <w:rsid w:val="00CC12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2F940-BFF0-49E4-980A-E99587FC1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帐户</cp:lastModifiedBy>
  <cp:revision>12</cp:revision>
  <dcterms:created xsi:type="dcterms:W3CDTF">2013-12-23T23:15:00Z</dcterms:created>
  <dcterms:modified xsi:type="dcterms:W3CDTF">2026-03-14T00:10:00Z</dcterms:modified>
  <cp:category/>
</cp:coreProperties>
</file>